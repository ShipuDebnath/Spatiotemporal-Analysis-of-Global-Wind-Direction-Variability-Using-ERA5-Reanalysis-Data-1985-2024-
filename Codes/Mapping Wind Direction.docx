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EE5A" w14:textId="7123838F" w:rsidR="004C261A" w:rsidRPr="00C11E02" w:rsidRDefault="00703B5C">
      <w:pPr>
        <w:spacing w:after="120"/>
        <w:rPr>
          <w:ins w:id="0" w:author="Lee, Jeff" w:date="2024-11-06T12:10:00Z" w16du:dateUtc="2024-11-06T18:10:00Z"/>
          <w:b/>
          <w:bCs/>
          <w:rPrChange w:id="1" w:author="Lee, Jeff" w:date="2025-03-04T10:49:00Z" w16du:dateUtc="2025-03-04T16:49:00Z">
            <w:rPr>
              <w:ins w:id="2" w:author="Lee, Jeff" w:date="2024-11-06T12:10:00Z" w16du:dateUtc="2024-11-06T18:10:00Z"/>
            </w:rPr>
          </w:rPrChange>
        </w:rPr>
        <w:pPrChange w:id="3" w:author="Lee, Jeff" w:date="2025-03-04T10:55:00Z" w16du:dateUtc="2025-03-04T16:55:00Z">
          <w:pPr/>
        </w:pPrChange>
      </w:pPr>
      <w:ins w:id="4" w:author="Lee, Jeff" w:date="2025-03-04T10:16:00Z" w16du:dateUtc="2025-03-04T16:16:00Z">
        <w:r w:rsidRPr="00C11E02">
          <w:rPr>
            <w:b/>
            <w:bCs/>
            <w:rPrChange w:id="5" w:author="Lee, Jeff" w:date="2025-03-04T10:49:00Z" w16du:dateUtc="2025-03-04T16:49:00Z">
              <w:rPr/>
            </w:rPrChange>
          </w:rPr>
          <w:t xml:space="preserve">Mapping Wind Direction with </w:t>
        </w:r>
      </w:ins>
      <w:ins w:id="6" w:author="Lee, Jeff" w:date="2025-03-04T10:40:00Z" w16du:dateUtc="2025-03-04T16:40:00Z">
        <w:r w:rsidRPr="00C11E02">
          <w:rPr>
            <w:b/>
            <w:bCs/>
            <w:rPrChange w:id="7" w:author="Lee, Jeff" w:date="2025-03-04T10:49:00Z" w16du:dateUtc="2025-03-04T16:49:00Z">
              <w:rPr/>
            </w:rPrChange>
          </w:rPr>
          <w:t>ERA</w:t>
        </w:r>
        <w:r w:rsidR="00C11E02" w:rsidRPr="00C11E02">
          <w:rPr>
            <w:b/>
            <w:bCs/>
            <w:rPrChange w:id="8" w:author="Lee, Jeff" w:date="2025-03-04T10:49:00Z" w16du:dateUtc="2025-03-04T16:49:00Z">
              <w:rPr/>
            </w:rPrChange>
          </w:rPr>
          <w:t xml:space="preserve">5 Reanalysis Data. </w:t>
        </w:r>
      </w:ins>
    </w:p>
    <w:p w14:paraId="07BDEF53" w14:textId="77777777" w:rsidR="00523917" w:rsidRDefault="00523917">
      <w:pPr>
        <w:spacing w:after="120"/>
        <w:rPr>
          <w:ins w:id="9" w:author="Lee, Jeff" w:date="2025-03-04T10:49:00Z" w16du:dateUtc="2025-03-04T16:49:00Z"/>
        </w:rPr>
        <w:pPrChange w:id="10" w:author="Lee, Jeff" w:date="2025-03-04T10:55:00Z" w16du:dateUtc="2025-03-04T16:55:00Z">
          <w:pPr/>
        </w:pPrChange>
      </w:pPr>
    </w:p>
    <w:p w14:paraId="3A05532C" w14:textId="64B58B62" w:rsidR="00C11E02" w:rsidRDefault="00C11E02" w:rsidP="00A21D5D">
      <w:pPr>
        <w:spacing w:after="120"/>
        <w:rPr>
          <w:ins w:id="11" w:author="Lee, Jeff" w:date="2025-03-04T12:13:00Z" w16du:dateUtc="2025-03-04T18:13:00Z"/>
        </w:rPr>
      </w:pPr>
      <w:ins w:id="12" w:author="Lee, Jeff" w:date="2025-03-04T10:49:00Z" w16du:dateUtc="2025-03-04T16:49:00Z">
        <w:r>
          <w:t xml:space="preserve">Purpose: </w:t>
        </w:r>
      </w:ins>
      <w:ins w:id="13" w:author="Lee, Jeff" w:date="2025-03-04T12:06:00Z" w16du:dateUtc="2025-03-04T18:06:00Z">
        <w:r w:rsidR="00263307">
          <w:t>T</w:t>
        </w:r>
      </w:ins>
      <w:ins w:id="14" w:author="Lee, Jeff" w:date="2025-03-04T10:50:00Z" w16du:dateUtc="2025-03-04T16:50:00Z">
        <w:r>
          <w:t>o produce global maps</w:t>
        </w:r>
        <w:r w:rsidR="00A21D5D">
          <w:t xml:space="preserve"> (1980 to </w:t>
        </w:r>
      </w:ins>
      <w:ins w:id="15" w:author="Lee, Jeff" w:date="2025-03-04T10:51:00Z" w16du:dateUtc="2025-03-04T16:51:00Z">
        <w:r w:rsidR="00A21D5D">
          <w:t>2024)</w:t>
        </w:r>
      </w:ins>
      <w:ins w:id="16" w:author="Lee, Jeff" w:date="2025-03-04T10:50:00Z" w16du:dateUtc="2025-03-04T16:50:00Z">
        <w:r>
          <w:t xml:space="preserve"> of </w:t>
        </w:r>
      </w:ins>
      <w:proofErr w:type="gramStart"/>
      <w:ins w:id="17" w:author="Lee, Jeff" w:date="2025-03-04T12:07:00Z" w16du:dateUtc="2025-03-04T18:07:00Z">
        <w:r w:rsidR="00EC042D">
          <w:t>10 meter</w:t>
        </w:r>
        <w:proofErr w:type="gramEnd"/>
        <w:r w:rsidR="00EC042D">
          <w:t xml:space="preserve"> </w:t>
        </w:r>
      </w:ins>
      <w:ins w:id="18" w:author="Lee, Jeff" w:date="2025-03-04T10:50:00Z" w16du:dateUtc="2025-03-04T16:50:00Z">
        <w:r>
          <w:t>wind direction and wind direction variability</w:t>
        </w:r>
        <w:r w:rsidR="00A21D5D">
          <w:t xml:space="preserve"> and look for changes over time</w:t>
        </w:r>
      </w:ins>
      <w:ins w:id="19" w:author="Lee, Jeff" w:date="2025-03-04T10:51:00Z" w16du:dateUtc="2025-03-04T16:51:00Z">
        <w:r w:rsidR="00A21D5D">
          <w:t>.</w:t>
        </w:r>
      </w:ins>
      <w:ins w:id="20" w:author="Lee, Jeff" w:date="2025-03-04T12:07:00Z" w16du:dateUtc="2025-03-04T18:07:00Z">
        <w:r w:rsidR="00EC042D">
          <w:t xml:space="preserve"> </w:t>
        </w:r>
      </w:ins>
    </w:p>
    <w:p w14:paraId="638297A1" w14:textId="77777777" w:rsidR="001443EA" w:rsidRDefault="001443EA" w:rsidP="00A21D5D">
      <w:pPr>
        <w:spacing w:after="120"/>
        <w:rPr>
          <w:ins w:id="21" w:author="Lee, Jeff" w:date="2025-03-04T12:36:00Z" w16du:dateUtc="2025-03-04T18:36:00Z"/>
        </w:rPr>
      </w:pPr>
    </w:p>
    <w:p w14:paraId="0F51151B" w14:textId="21F17DAE" w:rsidR="001443EA" w:rsidRPr="00AD0967" w:rsidRDefault="001443EA" w:rsidP="00A21D5D">
      <w:pPr>
        <w:spacing w:after="120"/>
        <w:rPr>
          <w:ins w:id="22" w:author="Lee, Jeff" w:date="2025-03-04T12:13:00Z" w16du:dateUtc="2025-03-04T18:13:00Z"/>
          <w:rFonts w:ascii="Courier New" w:eastAsia="Times New Roman" w:hAnsi="Courier New" w:cs="Courier New"/>
          <w:color w:val="212121"/>
          <w:rPrChange w:id="23" w:author="Lee, Jeff" w:date="2025-03-04T12:37:00Z" w16du:dateUtc="2025-03-04T18:37:00Z">
            <w:rPr>
              <w:ins w:id="24" w:author="Lee, Jeff" w:date="2025-03-04T12:13:00Z" w16du:dateUtc="2025-03-04T18:13:00Z"/>
              <w:rFonts w:ascii="Courier New" w:eastAsia="Times New Roman" w:hAnsi="Courier New" w:cs="Courier New"/>
              <w:color w:val="212121"/>
              <w:sz w:val="20"/>
              <w:szCs w:val="20"/>
            </w:rPr>
          </w:rPrChange>
        </w:rPr>
      </w:pPr>
      <w:ins w:id="25" w:author="Lee, Jeff" w:date="2025-03-04T12:13:00Z" w16du:dateUtc="2025-03-04T18:13:00Z">
        <w:r>
          <w:t>Data Source</w:t>
        </w:r>
        <w:r w:rsidRPr="00AD0967">
          <w:t>:</w:t>
        </w:r>
      </w:ins>
      <w:ins w:id="26" w:author="Lee, Jeff" w:date="2025-03-04T12:38:00Z" w16du:dateUtc="2025-03-04T18:38:00Z">
        <w:r w:rsidR="00B56137">
          <w:t xml:space="preserve"> ERA5 Reanalysis</w:t>
        </w:r>
      </w:ins>
      <w:ins w:id="27" w:author="Lee, Jeff" w:date="2025-03-04T12:13:00Z" w16du:dateUtc="2025-03-04T18:13:00Z">
        <w:r w:rsidRPr="00AD0967">
          <w:t xml:space="preserve"> </w:t>
        </w:r>
      </w:ins>
      <w:ins w:id="28" w:author="Lee, Jeff" w:date="2025-03-06T13:15:00Z" w16du:dateUtc="2025-03-06T19:15:00Z">
        <w:r w:rsidR="00FB475B">
          <w:tab/>
        </w:r>
      </w:ins>
      <w:proofErr w:type="spellStart"/>
      <w:proofErr w:type="gramStart"/>
      <w:ins w:id="29" w:author="Lee, Jeff" w:date="2025-03-04T12:13:00Z" w16du:dateUtc="2025-03-04T18:13:00Z">
        <w:r w:rsidRPr="00AD0967">
          <w:rPr>
            <w:rFonts w:eastAsia="Times New Roman" w:cs="Courier New"/>
            <w:color w:val="212121"/>
            <w:rPrChange w:id="30" w:author="Lee, Jeff" w:date="2025-03-04T12:37:00Z" w16du:dateUtc="2025-03-04T18:37:00Z">
              <w:rPr>
                <w:rFonts w:ascii="Courier New" w:eastAsia="Times New Roman" w:hAnsi="Courier New" w:cs="Courier New"/>
                <w:color w:val="212121"/>
                <w:sz w:val="20"/>
                <w:szCs w:val="20"/>
              </w:rPr>
            </w:rPrChange>
          </w:rPr>
          <w:t>ee.ImageCollection</w:t>
        </w:r>
        <w:proofErr w:type="spellEnd"/>
        <w:proofErr w:type="gramEnd"/>
        <w:r w:rsidRPr="00AD0967">
          <w:rPr>
            <w:rFonts w:eastAsia="Times New Roman" w:cs="Courier New"/>
            <w:color w:val="212121"/>
            <w:rPrChange w:id="31" w:author="Lee, Jeff" w:date="2025-03-04T12:37:00Z" w16du:dateUtc="2025-03-04T18:37:00Z">
              <w:rPr>
                <w:rFonts w:ascii="Courier New" w:eastAsia="Times New Roman" w:hAnsi="Courier New" w:cs="Courier New"/>
                <w:color w:val="212121"/>
                <w:sz w:val="20"/>
                <w:szCs w:val="20"/>
              </w:rPr>
            </w:rPrChange>
          </w:rPr>
          <w:t>("ECMWF/ERA5/HOURLY") on Google Earth Engine</w:t>
        </w:r>
      </w:ins>
    </w:p>
    <w:p w14:paraId="6E540422" w14:textId="77777777" w:rsidR="001443EA" w:rsidRDefault="001443EA" w:rsidP="00A21D5D">
      <w:pPr>
        <w:spacing w:after="120"/>
        <w:rPr>
          <w:ins w:id="32" w:author="Lee, Jeff" w:date="2025-03-04T12:49:00Z" w16du:dateUtc="2025-03-04T18:49:00Z"/>
        </w:rPr>
      </w:pPr>
    </w:p>
    <w:p w14:paraId="4D191150" w14:textId="77777777" w:rsidR="00E652C9" w:rsidRDefault="00E652C9" w:rsidP="00A21D5D">
      <w:pPr>
        <w:spacing w:after="120"/>
        <w:rPr>
          <w:ins w:id="33" w:author="Lee, Jeff" w:date="2025-03-04T12:42:00Z" w16du:dateUtc="2025-03-04T18:42:00Z"/>
        </w:rPr>
      </w:pPr>
    </w:p>
    <w:p w14:paraId="4E98FE50" w14:textId="10E52652" w:rsidR="00523917" w:rsidRPr="003F37CA" w:rsidRDefault="00C11E02">
      <w:pPr>
        <w:spacing w:after="120"/>
        <w:rPr>
          <w:ins w:id="34" w:author="Lee, Jeff" w:date="2024-11-06T12:31:00Z" w16du:dateUtc="2024-11-06T18:31:00Z"/>
        </w:rPr>
        <w:pPrChange w:id="35" w:author="Lee, Jeff" w:date="2025-03-04T10:55:00Z" w16du:dateUtc="2025-03-04T16:55:00Z">
          <w:pPr/>
        </w:pPrChange>
      </w:pPr>
      <w:ins w:id="36" w:author="Lee, Jeff" w:date="2025-03-04T10:40:00Z" w16du:dateUtc="2025-03-04T16:40:00Z">
        <w:r>
          <w:t xml:space="preserve">The raw data have </w:t>
        </w:r>
      </w:ins>
      <w:proofErr w:type="gramStart"/>
      <w:ins w:id="37" w:author="Lee, Jeff" w:date="2025-03-04T12:44:00Z" w16du:dateUtc="2025-03-04T18:44:00Z">
        <w:r w:rsidR="00404D9B">
          <w:t>10 meter</w:t>
        </w:r>
        <w:proofErr w:type="gramEnd"/>
        <w:r w:rsidR="00404D9B">
          <w:t xml:space="preserve"> </w:t>
        </w:r>
      </w:ins>
      <w:ins w:id="38" w:author="Lee, Jeff" w:date="2025-03-04T10:40:00Z" w16du:dateUtc="2025-03-04T16:40:00Z">
        <w:r w:rsidRPr="00404D9B">
          <w:rPr>
            <w:b/>
            <w:bCs/>
            <w:rPrChange w:id="39" w:author="Lee, Jeff" w:date="2025-03-04T12:44:00Z" w16du:dateUtc="2025-03-04T18:44:00Z">
              <w:rPr/>
            </w:rPrChange>
          </w:rPr>
          <w:t>wind speed</w:t>
        </w:r>
        <w:r>
          <w:t xml:space="preserve"> </w:t>
        </w:r>
      </w:ins>
      <w:ins w:id="40" w:author="Lee, Jeff" w:date="2025-03-04T12:44:00Z" w16du:dateUtc="2025-03-04T18:44:00Z">
        <w:r w:rsidR="00404D9B">
          <w:t>(</w:t>
        </w:r>
        <w:proofErr w:type="spellStart"/>
        <w:r w:rsidR="00404D9B">
          <w:t>u</w:t>
        </w:r>
        <w:r w:rsidR="00E3226A" w:rsidRPr="00E3226A">
          <w:rPr>
            <w:rFonts w:cs="Times New Roman (Body CS)"/>
            <w:vertAlign w:val="subscript"/>
            <w:rPrChange w:id="41" w:author="Lee, Jeff" w:date="2025-03-04T12:45:00Z" w16du:dateUtc="2025-03-04T18:45:00Z">
              <w:rPr/>
            </w:rPrChange>
          </w:rPr>
          <w:t>i</w:t>
        </w:r>
        <w:proofErr w:type="spellEnd"/>
        <w:r w:rsidR="00E3226A">
          <w:t>)</w:t>
        </w:r>
      </w:ins>
      <w:ins w:id="42" w:author="Lee, Jeff" w:date="2025-03-04T10:40:00Z" w16du:dateUtc="2025-03-04T16:40:00Z">
        <w:r>
          <w:t>as north-south compon</w:t>
        </w:r>
      </w:ins>
      <w:ins w:id="43" w:author="Lee, Jeff" w:date="2025-03-04T10:41:00Z" w16du:dateUtc="2025-03-04T16:41:00Z">
        <w:r>
          <w:t>ents</w:t>
        </w:r>
      </w:ins>
      <w:ins w:id="44" w:author="Lee, Jeff" w:date="2025-03-04T12:05:00Z" w16du:dateUtc="2025-03-04T18:05:00Z">
        <w:r w:rsidR="0017350B">
          <w:t xml:space="preserve"> (V)</w:t>
        </w:r>
      </w:ins>
      <w:ins w:id="45" w:author="Lee, Jeff" w:date="2025-03-04T10:41:00Z" w16du:dateUtc="2025-03-04T16:41:00Z">
        <w:r>
          <w:t xml:space="preserve"> and east-west components</w:t>
        </w:r>
      </w:ins>
      <w:ins w:id="46" w:author="Lee, Jeff" w:date="2025-03-04T12:05:00Z" w16du:dateUtc="2025-03-04T18:05:00Z">
        <w:r w:rsidR="0017350B">
          <w:t xml:space="preserve"> (U)</w:t>
        </w:r>
      </w:ins>
      <w:ins w:id="47" w:author="Lee, Jeff" w:date="2025-03-04T10:41:00Z" w16du:dateUtc="2025-03-04T16:41:00Z">
        <w:r>
          <w:t>. These are converted to wind speed with this equation:</w:t>
        </w:r>
      </w:ins>
    </w:p>
    <w:p w14:paraId="729C93BE" w14:textId="0681C119" w:rsidR="00523917" w:rsidRPr="003F37CA" w:rsidRDefault="00000000">
      <w:pPr>
        <w:spacing w:after="120"/>
        <w:ind w:firstLine="360"/>
        <w:rPr>
          <w:ins w:id="48" w:author="Lee, Jeff" w:date="2024-11-06T12:10:00Z" w16du:dateUtc="2024-11-06T18:10:00Z"/>
          <w:rFonts w:eastAsiaTheme="minorEastAsia"/>
        </w:rPr>
        <w:pPrChange w:id="49" w:author="Lee, Jeff" w:date="2025-03-04T10:55:00Z" w16du:dateUtc="2025-03-04T16:55:00Z">
          <w:pPr>
            <w:spacing w:after="120" w:line="480" w:lineRule="auto"/>
            <w:ind w:firstLine="360"/>
          </w:pPr>
        </w:pPrChange>
      </w:pPr>
      <m:oMath>
        <m:sSub>
          <m:sSubPr>
            <m:ctrlPr>
              <w:ins w:id="50" w:author="Lee, Jeff" w:date="2024-11-06T12:10:00Z" w16du:dateUtc="2024-11-06T18:10:00Z">
                <w:rPr>
                  <w:rFonts w:ascii="Cambria Math" w:eastAsiaTheme="minorEastAsia" w:hAnsi="Cambria Math"/>
                  <w:i/>
                </w:rPr>
              </w:ins>
            </m:ctrlPr>
          </m:sSubPr>
          <m:e>
            <m:r>
              <w:ins w:id="51" w:author="Lee, Jeff" w:date="2024-11-06T12:10:00Z" w16du:dateUtc="2024-11-06T18:10:00Z">
                <w:rPr>
                  <w:rFonts w:ascii="Cambria Math" w:eastAsiaTheme="minorEastAsia" w:hAnsi="Cambria Math"/>
                </w:rPr>
                <m:t>u</m:t>
              </w:ins>
            </m:r>
          </m:e>
          <m:sub>
            <m:r>
              <w:ins w:id="52" w:author="Lee, Jeff" w:date="2024-11-06T12:10:00Z" w16du:dateUtc="2024-11-06T18:10:00Z">
                <w:rPr>
                  <w:rFonts w:ascii="Cambria Math" w:eastAsiaTheme="minorEastAsia" w:hAnsi="Cambria Math"/>
                </w:rPr>
                <m:t>i</m:t>
              </w:ins>
            </m:r>
          </m:sub>
        </m:sSub>
        <m:r>
          <w:ins w:id="53" w:author="Lee, Jeff" w:date="2024-11-06T12:10:00Z" w16du:dateUtc="2024-11-06T18:10:00Z">
            <w:rPr>
              <w:rFonts w:ascii="Cambria Math" w:eastAsiaTheme="minorEastAsia" w:hAnsi="Cambria Math"/>
            </w:rPr>
            <m:t xml:space="preserve">= </m:t>
          </w:ins>
        </m:r>
        <m:rad>
          <m:radPr>
            <m:degHide m:val="1"/>
            <m:ctrlPr>
              <w:ins w:id="54" w:author="Lee, Jeff" w:date="2024-11-06T12:10:00Z" w16du:dateUtc="2024-11-06T18:10:00Z">
                <w:rPr>
                  <w:rFonts w:ascii="Cambria Math" w:eastAsiaTheme="minorEastAsia" w:hAnsi="Cambria Math"/>
                  <w:i/>
                </w:rPr>
              </w:ins>
            </m:ctrlPr>
          </m:radPr>
          <m:deg/>
          <m:e>
            <m:sSubSup>
              <m:sSubSupPr>
                <m:ctrlPr>
                  <w:ins w:id="55" w:author="Lee, Jeff" w:date="2024-11-07T09:39:00Z" w16du:dateUtc="2024-11-07T15:39:00Z">
                    <w:rPr>
                      <w:rFonts w:ascii="Cambria Math" w:eastAsiaTheme="minorEastAsia" w:hAnsi="Cambria Math"/>
                      <w:i/>
                    </w:rPr>
                  </w:ins>
                </m:ctrlPr>
              </m:sSubSupPr>
              <m:e>
                <m:r>
                  <w:ins w:id="56" w:author="Lee, Jeff" w:date="2024-11-07T09:40:00Z" w16du:dateUtc="2024-11-07T15:40:00Z">
                    <w:rPr>
                      <w:rFonts w:ascii="Cambria Math" w:eastAsiaTheme="minorEastAsia" w:hAnsi="Cambria Math"/>
                    </w:rPr>
                    <m:t>U</m:t>
                  </w:ins>
                </m:r>
              </m:e>
              <m:sub>
                <m:r>
                  <w:ins w:id="57" w:author="Lee, Jeff" w:date="2024-11-07T09:40:00Z" w16du:dateUtc="2024-11-07T15:40:00Z">
                    <w:rPr>
                      <w:rFonts w:ascii="Cambria Math" w:eastAsiaTheme="minorEastAsia" w:hAnsi="Cambria Math"/>
                    </w:rPr>
                    <m:t>i</m:t>
                  </w:ins>
                </m:r>
              </m:sub>
              <m:sup>
                <m:r>
                  <w:ins w:id="58" w:author="Lee, Jeff" w:date="2024-11-07T09:40:00Z" w16du:dateUtc="2024-11-07T15:40:00Z">
                    <w:rPr>
                      <w:rFonts w:ascii="Cambria Math" w:eastAsiaTheme="minorEastAsia" w:hAnsi="Cambria Math"/>
                    </w:rPr>
                    <m:t>2</m:t>
                  </w:ins>
                </m:r>
              </m:sup>
            </m:sSubSup>
            <m:r>
              <w:ins w:id="59" w:author="Lee, Jeff" w:date="2024-11-06T12:10:00Z" w16du:dateUtc="2024-11-06T18:10:00Z">
                <w:rPr>
                  <w:rFonts w:ascii="Cambria Math" w:eastAsiaTheme="minorEastAsia" w:hAnsi="Cambria Math"/>
                </w:rPr>
                <m:t>+</m:t>
              </w:ins>
            </m:r>
            <m:sSubSup>
              <m:sSubSupPr>
                <m:ctrlPr>
                  <w:ins w:id="60" w:author="Lee, Jeff" w:date="2024-11-07T09:40:00Z" w16du:dateUtc="2024-11-07T15:40:00Z">
                    <w:rPr>
                      <w:rFonts w:ascii="Cambria Math" w:eastAsiaTheme="minorEastAsia" w:hAnsi="Cambria Math"/>
                      <w:i/>
                    </w:rPr>
                  </w:ins>
                </m:ctrlPr>
              </m:sSubSupPr>
              <m:e>
                <m:r>
                  <w:ins w:id="61" w:author="Lee, Jeff" w:date="2024-11-07T09:40:00Z" w16du:dateUtc="2024-11-07T15:40:00Z">
                    <w:rPr>
                      <w:rFonts w:ascii="Cambria Math" w:eastAsiaTheme="minorEastAsia" w:hAnsi="Cambria Math"/>
                    </w:rPr>
                    <m:t>V</m:t>
                  </w:ins>
                </m:r>
              </m:e>
              <m:sub>
                <m:r>
                  <w:ins w:id="62" w:author="Lee, Jeff" w:date="2024-11-07T09:40:00Z" w16du:dateUtc="2024-11-07T15:40:00Z">
                    <w:rPr>
                      <w:rFonts w:ascii="Cambria Math" w:eastAsiaTheme="minorEastAsia" w:hAnsi="Cambria Math"/>
                    </w:rPr>
                    <m:t>i</m:t>
                  </w:ins>
                </m:r>
              </m:sub>
              <m:sup>
                <m:r>
                  <w:ins w:id="63" w:author="Lee, Jeff" w:date="2024-11-07T09:40:00Z" w16du:dateUtc="2024-11-07T15:40:00Z">
                    <w:rPr>
                      <w:rFonts w:ascii="Cambria Math" w:eastAsiaTheme="minorEastAsia" w:hAnsi="Cambria Math"/>
                    </w:rPr>
                    <m:t>2</m:t>
                  </w:ins>
                </m:r>
              </m:sup>
            </m:sSubSup>
          </m:e>
        </m:rad>
      </m:oMath>
      <w:ins w:id="64" w:author="Lee, Jeff" w:date="2024-11-06T12:10:00Z" w16du:dateUtc="2024-11-06T18:10:00Z">
        <w:r w:rsidR="00523917" w:rsidRPr="003F37CA">
          <w:rPr>
            <w:rFonts w:eastAsiaTheme="minorEastAsia"/>
          </w:rPr>
          <w:tab/>
        </w:r>
      </w:ins>
      <w:ins w:id="65" w:author="Lee, Jeff" w:date="2024-11-06T12:12:00Z" w16du:dateUtc="2024-11-06T18:12:00Z">
        <w:r w:rsidR="00523917" w:rsidRPr="003F37CA">
          <w:rPr>
            <w:rFonts w:eastAsiaTheme="minorEastAsia"/>
          </w:rPr>
          <w:tab/>
        </w:r>
        <w:r w:rsidR="00523917" w:rsidRPr="003F37CA">
          <w:rPr>
            <w:rFonts w:eastAsiaTheme="minorEastAsia"/>
          </w:rPr>
          <w:tab/>
        </w:r>
      </w:ins>
    </w:p>
    <w:p w14:paraId="1DB603B1" w14:textId="7129DAE4" w:rsidR="000B099B" w:rsidRPr="003F37CA" w:rsidRDefault="00C11E02">
      <w:pPr>
        <w:spacing w:after="120"/>
        <w:rPr>
          <w:ins w:id="66" w:author="Lee, Jeff" w:date="2024-11-07T09:23:00Z" w16du:dateUtc="2024-11-07T15:23:00Z"/>
        </w:rPr>
        <w:pPrChange w:id="67" w:author="Lee, Jeff" w:date="2025-03-04T10:55:00Z" w16du:dateUtc="2025-03-04T16:55:00Z">
          <w:pPr/>
        </w:pPrChange>
      </w:pPr>
      <w:ins w:id="68" w:author="Lee, Jeff" w:date="2025-03-04T10:41:00Z" w16du:dateUtc="2025-03-04T16:41:00Z">
        <w:r w:rsidRPr="003F37CA">
          <w:t>We are using hourly values of U and V</w:t>
        </w:r>
      </w:ins>
      <w:ins w:id="69" w:author="Lee, Jeff" w:date="2025-03-04T10:51:00Z" w16du:dateUtc="2025-03-04T16:51:00Z">
        <w:r w:rsidR="00A21D5D">
          <w:t xml:space="preserve"> and calculating for individual months.</w:t>
        </w:r>
      </w:ins>
    </w:p>
    <w:p w14:paraId="6C389E76" w14:textId="5F6F7887" w:rsidR="00523917" w:rsidRPr="003F37CA" w:rsidRDefault="00565BDA">
      <w:pPr>
        <w:spacing w:after="120"/>
        <w:rPr>
          <w:ins w:id="70" w:author="Lee, Jeff" w:date="2024-11-06T12:33:00Z" w16du:dateUtc="2024-11-06T18:33:00Z"/>
        </w:rPr>
        <w:pPrChange w:id="71" w:author="Lee, Jeff" w:date="2025-03-04T10:55:00Z" w16du:dateUtc="2025-03-04T16:55:00Z">
          <w:pPr/>
        </w:pPrChange>
      </w:pPr>
      <w:ins w:id="72" w:author="Lee, Jeff" w:date="2024-11-06T12:32:00Z" w16du:dateUtc="2024-11-06T18:32:00Z">
        <w:r w:rsidRPr="00E3226A">
          <w:rPr>
            <w:b/>
            <w:bCs/>
            <w:rPrChange w:id="73" w:author="Lee, Jeff" w:date="2025-03-04T12:45:00Z" w16du:dateUtc="2025-03-04T18:45:00Z">
              <w:rPr/>
            </w:rPrChange>
          </w:rPr>
          <w:t xml:space="preserve">Wind </w:t>
        </w:r>
        <w:r w:rsidRPr="005A7DB8">
          <w:rPr>
            <w:b/>
            <w:bCs/>
            <w:rPrChange w:id="74" w:author="Lee, Jeff" w:date="2025-03-04T12:46:00Z" w16du:dateUtc="2025-03-04T18:46:00Z">
              <w:rPr/>
            </w:rPrChange>
          </w:rPr>
          <w:t>Run (WR)</w:t>
        </w:r>
        <w:r w:rsidRPr="003F37CA">
          <w:t xml:space="preserve"> is the term for the distance wind has traveled </w:t>
        </w:r>
        <w:proofErr w:type="gramStart"/>
        <w:r w:rsidRPr="003F37CA">
          <w:t>in a given</w:t>
        </w:r>
        <w:proofErr w:type="gramEnd"/>
        <w:r w:rsidRPr="003F37CA">
          <w:t xml:space="preserve"> amount of time. </w:t>
        </w:r>
      </w:ins>
      <w:ins w:id="75" w:author="Lee, Jeff" w:date="2024-11-07T09:52:00Z" w16du:dateUtc="2024-11-07T15:52:00Z">
        <w:r w:rsidR="00976E3D" w:rsidRPr="003F37CA">
          <w:t xml:space="preserve">Hourly wind readings are an instantaneous value, but </w:t>
        </w:r>
      </w:ins>
      <w:ins w:id="76" w:author="Lee, Jeff" w:date="2024-11-07T09:55:00Z" w16du:dateUtc="2024-11-07T15:55:00Z">
        <w:r w:rsidR="00BD1CEE" w:rsidRPr="003F37CA">
          <w:t xml:space="preserve">we </w:t>
        </w:r>
      </w:ins>
      <w:ins w:id="77" w:author="Lee, Jeff" w:date="2024-11-07T09:52:00Z" w16du:dateUtc="2024-11-07T15:52:00Z">
        <w:r w:rsidR="00976E3D" w:rsidRPr="003F37CA">
          <w:t>a</w:t>
        </w:r>
      </w:ins>
      <w:ins w:id="78" w:author="Lee, Jeff" w:date="2024-11-07T09:51:00Z" w16du:dateUtc="2024-11-07T15:51:00Z">
        <w:r w:rsidR="00976E3D" w:rsidRPr="003F37CA">
          <w:t>ssum</w:t>
        </w:r>
      </w:ins>
      <w:ins w:id="79" w:author="Lee, Jeff" w:date="2024-11-07T09:55:00Z" w16du:dateUtc="2024-11-07T15:55:00Z">
        <w:r w:rsidR="00BD1CEE" w:rsidRPr="003F37CA">
          <w:t>e</w:t>
        </w:r>
      </w:ins>
      <w:ins w:id="80" w:author="Lee, Jeff" w:date="2024-11-07T09:51:00Z" w16du:dateUtc="2024-11-07T15:51:00Z">
        <w:r w:rsidR="00976E3D" w:rsidRPr="003F37CA">
          <w:t xml:space="preserve"> that the hourly wi</w:t>
        </w:r>
      </w:ins>
      <w:ins w:id="81" w:author="Lee, Jeff" w:date="2024-11-07T09:52:00Z" w16du:dateUtc="2024-11-07T15:52:00Z">
        <w:r w:rsidR="00976E3D" w:rsidRPr="003F37CA">
          <w:t>nd speed represents the entire hour</w:t>
        </w:r>
      </w:ins>
      <w:ins w:id="82" w:author="Lee, Jeff" w:date="2024-11-06T12:32:00Z" w16du:dateUtc="2024-11-06T18:32:00Z">
        <w:r w:rsidRPr="003F37CA">
          <w:t xml:space="preserve"> th</w:t>
        </w:r>
      </w:ins>
      <w:ins w:id="83" w:author="Lee, Jeff" w:date="2024-11-07T09:53:00Z" w16du:dateUtc="2024-11-07T15:53:00Z">
        <w:r w:rsidR="00976E3D" w:rsidRPr="003F37CA">
          <w:t>at th</w:t>
        </w:r>
      </w:ins>
      <w:ins w:id="84" w:author="Lee, Jeff" w:date="2024-11-06T12:32:00Z" w16du:dateUtc="2024-11-06T18:32:00Z">
        <w:r w:rsidRPr="003F37CA">
          <w:t>e wind blows</w:t>
        </w:r>
      </w:ins>
      <w:ins w:id="85" w:author="Lee, Jeff" w:date="2024-11-07T09:55:00Z" w16du:dateUtc="2024-11-07T15:55:00Z">
        <w:r w:rsidR="00BD1CEE" w:rsidRPr="003F37CA">
          <w:t>. Then, for example,</w:t>
        </w:r>
      </w:ins>
      <w:ins w:id="86" w:author="Lee, Jeff" w:date="2024-11-07T09:53:00Z" w16du:dateUtc="2024-11-07T15:53:00Z">
        <w:r w:rsidR="00976E3D" w:rsidRPr="003F37CA">
          <w:t xml:space="preserve"> a reading of </w:t>
        </w:r>
      </w:ins>
      <w:ins w:id="87" w:author="Lee, Jeff" w:date="2024-11-06T12:32:00Z" w16du:dateUtc="2024-11-06T18:32:00Z">
        <w:r w:rsidRPr="003F37CA">
          <w:t>10 m</w:t>
        </w:r>
      </w:ins>
      <w:ins w:id="88" w:author="Lee, Jeff" w:date="2024-11-07T10:07:00Z" w16du:dateUtc="2024-11-07T16:07:00Z">
        <w:r w:rsidR="003F37CA" w:rsidRPr="003F37CA">
          <w:t xml:space="preserve"> </w:t>
        </w:r>
      </w:ins>
      <w:ins w:id="89" w:author="Lee, Jeff" w:date="2024-11-06T12:32:00Z" w16du:dateUtc="2024-11-06T18:32:00Z">
        <w:r w:rsidRPr="003F37CA">
          <w:t>s</w:t>
        </w:r>
      </w:ins>
      <w:ins w:id="90" w:author="Lee, Jeff" w:date="2024-11-07T10:08:00Z" w16du:dateUtc="2024-11-07T16:08:00Z">
        <w:r w:rsidR="003F37CA" w:rsidRPr="003F37CA">
          <w:rPr>
            <w:vertAlign w:val="superscript"/>
            <w:rPrChange w:id="91" w:author="Lee, Jeff" w:date="2024-11-07T10:08:00Z" w16du:dateUtc="2024-11-07T16:08:00Z">
              <w:rPr/>
            </w:rPrChange>
          </w:rPr>
          <w:t>-1</w:t>
        </w:r>
      </w:ins>
      <w:ins w:id="92" w:author="Lee, Jeff" w:date="2024-11-06T12:32:00Z" w16du:dateUtc="2024-11-06T18:32:00Z">
        <w:r w:rsidRPr="003F37CA">
          <w:t xml:space="preserve"> for </w:t>
        </w:r>
      </w:ins>
      <w:proofErr w:type="gramStart"/>
      <w:ins w:id="93" w:author="Lee, Jeff" w:date="2024-11-07T09:59:00Z" w16du:dateUtc="2024-11-07T15:59:00Z">
        <w:r w:rsidR="00B75C2A" w:rsidRPr="003F37CA">
          <w:t>one hour</w:t>
        </w:r>
      </w:ins>
      <w:proofErr w:type="gramEnd"/>
      <w:ins w:id="94" w:author="Lee, Jeff" w:date="2024-11-06T12:33:00Z" w16du:dateUtc="2024-11-06T18:33:00Z">
        <w:r w:rsidRPr="003F37CA">
          <w:t xml:space="preserve"> (3600 seconds)</w:t>
        </w:r>
      </w:ins>
      <w:ins w:id="95" w:author="Lee, Jeff" w:date="2024-11-07T09:54:00Z" w16du:dateUtc="2024-11-07T15:54:00Z">
        <w:r w:rsidR="00976E3D" w:rsidRPr="003F37CA">
          <w:t xml:space="preserve"> results in a </w:t>
        </w:r>
        <w:r w:rsidR="00BD1CEE" w:rsidRPr="003F37CA">
          <w:t>WR</w:t>
        </w:r>
      </w:ins>
      <w:ins w:id="96" w:author="Lee, Jeff" w:date="2024-11-06T12:32:00Z" w16du:dateUtc="2024-11-06T18:32:00Z">
        <w:r w:rsidRPr="003F37CA">
          <w:t xml:space="preserve"> </w:t>
        </w:r>
      </w:ins>
      <w:ins w:id="97" w:author="Lee, Jeff" w:date="2024-11-07T09:55:00Z" w16du:dateUtc="2024-11-07T15:55:00Z">
        <w:r w:rsidR="00BD1CEE" w:rsidRPr="003F37CA">
          <w:t>=</w:t>
        </w:r>
      </w:ins>
      <w:ins w:id="98" w:author="Lee, Jeff" w:date="2024-11-06T12:32:00Z" w16du:dateUtc="2024-11-06T18:32:00Z">
        <w:r w:rsidRPr="003F37CA">
          <w:t xml:space="preserve"> </w:t>
        </w:r>
      </w:ins>
      <w:ins w:id="99" w:author="Lee, Jeff" w:date="2024-11-07T09:54:00Z" w16du:dateUtc="2024-11-07T15:54:00Z">
        <w:r w:rsidR="00976E3D" w:rsidRPr="003F37CA">
          <w:t>(</w:t>
        </w:r>
      </w:ins>
      <w:ins w:id="100" w:author="Lee, Jeff" w:date="2024-11-06T12:33:00Z" w16du:dateUtc="2024-11-06T18:33:00Z">
        <w:r w:rsidRPr="003F37CA">
          <w:t>10</w:t>
        </w:r>
      </w:ins>
      <w:ins w:id="101" w:author="Lee, Jeff" w:date="2024-11-06T12:57:00Z" w16du:dateUtc="2024-11-06T18:57:00Z">
        <w:r w:rsidR="00C32293" w:rsidRPr="003F37CA">
          <w:t xml:space="preserve"> m</w:t>
        </w:r>
      </w:ins>
      <w:ins w:id="102" w:author="Lee, Jeff" w:date="2024-11-07T10:07:00Z" w16du:dateUtc="2024-11-07T16:07:00Z">
        <w:r w:rsidR="003F37CA" w:rsidRPr="003F37CA">
          <w:t xml:space="preserve"> </w:t>
        </w:r>
      </w:ins>
      <w:ins w:id="103" w:author="Lee, Jeff" w:date="2024-11-06T12:57:00Z" w16du:dateUtc="2024-11-06T18:57:00Z">
        <w:r w:rsidR="00C32293" w:rsidRPr="003F37CA">
          <w:t>s</w:t>
        </w:r>
      </w:ins>
      <w:ins w:id="104" w:author="Lee, Jeff" w:date="2024-11-07T10:07:00Z" w16du:dateUtc="2024-11-07T16:07:00Z">
        <w:r w:rsidR="003F37CA" w:rsidRPr="003F37CA">
          <w:rPr>
            <w:vertAlign w:val="superscript"/>
            <w:rPrChange w:id="105" w:author="Lee, Jeff" w:date="2024-11-07T10:08:00Z" w16du:dateUtc="2024-11-07T16:08:00Z">
              <w:rPr/>
            </w:rPrChange>
          </w:rPr>
          <w:t>-1</w:t>
        </w:r>
      </w:ins>
      <w:ins w:id="106" w:author="Lee, Jeff" w:date="2024-11-07T09:54:00Z" w16du:dateUtc="2024-11-07T15:54:00Z">
        <w:r w:rsidR="00976E3D" w:rsidRPr="003F37CA">
          <w:t>)</w:t>
        </w:r>
      </w:ins>
      <w:ins w:id="107" w:author="Lee, Jeff" w:date="2024-11-06T12:33:00Z" w16du:dateUtc="2024-11-06T18:33:00Z">
        <w:r w:rsidRPr="003F37CA">
          <w:t xml:space="preserve"> </w:t>
        </w:r>
      </w:ins>
      <w:ins w:id="108" w:author="Lee, Jeff" w:date="2024-11-07T09:54:00Z" w16du:dateUtc="2024-11-07T15:54:00Z">
        <w:r w:rsidR="00976E3D" w:rsidRPr="003F37CA">
          <w:t>(</w:t>
        </w:r>
      </w:ins>
      <w:ins w:id="109" w:author="Lee, Jeff" w:date="2024-11-06T12:33:00Z" w16du:dateUtc="2024-11-06T18:33:00Z">
        <w:r w:rsidRPr="003F37CA">
          <w:t>3600</w:t>
        </w:r>
      </w:ins>
      <w:ins w:id="110" w:author="Lee, Jeff" w:date="2024-11-06T12:57:00Z" w16du:dateUtc="2024-11-06T18:57:00Z">
        <w:r w:rsidR="00C32293" w:rsidRPr="003F37CA">
          <w:t xml:space="preserve"> s</w:t>
        </w:r>
      </w:ins>
      <w:ins w:id="111" w:author="Lee, Jeff" w:date="2024-11-07T09:54:00Z" w16du:dateUtc="2024-11-07T15:54:00Z">
        <w:r w:rsidR="00976E3D" w:rsidRPr="003F37CA">
          <w:t>)</w:t>
        </w:r>
      </w:ins>
      <w:ins w:id="112" w:author="Lee, Jeff" w:date="2024-11-06T12:33:00Z" w16du:dateUtc="2024-11-06T18:33:00Z">
        <w:r w:rsidRPr="003F37CA">
          <w:t xml:space="preserve"> = 36000 m.</w:t>
        </w:r>
      </w:ins>
      <w:ins w:id="113" w:author="Lee, Jeff" w:date="2024-11-07T09:56:00Z" w16du:dateUtc="2024-11-07T15:56:00Z">
        <w:r w:rsidR="00BD1CEE" w:rsidRPr="003F37CA">
          <w:t xml:space="preserve"> So, for a given amount of time</w:t>
        </w:r>
      </w:ins>
      <w:ins w:id="114" w:author="Lee, Jeff" w:date="2025-03-04T12:41:00Z" w16du:dateUtc="2025-03-04T18:41:00Z">
        <w:r w:rsidR="006A24D4">
          <w:t xml:space="preserve"> (here months)</w:t>
        </w:r>
      </w:ins>
      <w:ins w:id="115" w:author="Lee, Jeff" w:date="2025-03-04T12:40:00Z" w16du:dateUtc="2025-03-04T18:40:00Z">
        <w:r w:rsidR="00AF33E3">
          <w:t xml:space="preserve"> with </w:t>
        </w:r>
        <w:proofErr w:type="spellStart"/>
        <w:r w:rsidR="00AF33E3">
          <w:t>n</w:t>
        </w:r>
        <w:proofErr w:type="spellEnd"/>
        <w:r w:rsidR="00AF33E3">
          <w:t xml:space="preserve"> </w:t>
        </w:r>
        <w:r w:rsidR="00667262">
          <w:t>hourly values</w:t>
        </w:r>
      </w:ins>
      <w:ins w:id="116" w:author="Lee, Jeff" w:date="2024-11-07T09:56:00Z" w16du:dateUtc="2024-11-07T15:56:00Z">
        <w:r w:rsidR="00BD1CEE" w:rsidRPr="003F37CA">
          <w:t xml:space="preserve">, </w:t>
        </w:r>
      </w:ins>
      <w:ins w:id="117" w:author="Lee, Jeff" w:date="2024-11-07T09:57:00Z" w16du:dateUtc="2024-11-07T15:57:00Z">
        <w:r w:rsidR="00BD1CEE" w:rsidRPr="003F37CA">
          <w:t>WR is calculated as:</w:t>
        </w:r>
      </w:ins>
    </w:p>
    <w:p w14:paraId="315B639D" w14:textId="7174B477" w:rsidR="00523917" w:rsidRPr="003F37CA" w:rsidRDefault="00523917">
      <w:pPr>
        <w:spacing w:after="120"/>
        <w:ind w:firstLine="360"/>
        <w:rPr>
          <w:ins w:id="118" w:author="Lee, Jeff" w:date="2024-11-06T12:10:00Z" w16du:dateUtc="2024-11-06T18:10:00Z"/>
        </w:rPr>
        <w:pPrChange w:id="119" w:author="Lee, Jeff" w:date="2025-03-04T10:55:00Z" w16du:dateUtc="2025-03-04T16:55:00Z">
          <w:pPr>
            <w:spacing w:after="120" w:line="480" w:lineRule="auto"/>
            <w:ind w:firstLine="360"/>
          </w:pPr>
        </w:pPrChange>
      </w:pPr>
      <m:oMath>
        <m:r>
          <w:ins w:id="120" w:author="Lee, Jeff" w:date="2024-11-06T12:10:00Z" w16du:dateUtc="2024-11-06T18:10:00Z">
            <w:rPr>
              <w:rFonts w:ascii="Cambria Math" w:eastAsiaTheme="minorEastAsia" w:hAnsi="Cambria Math"/>
            </w:rPr>
            <m:t>WR=</m:t>
          </w:ins>
        </m:r>
        <m:r>
          <w:ins w:id="121" w:author="Lee, Jeff" w:date="2024-11-07T09:24:00Z" w16du:dateUtc="2024-11-07T15:24:00Z">
            <w:rPr>
              <w:rFonts w:ascii="Cambria Math" w:eastAsiaTheme="minorEastAsia" w:hAnsi="Cambria Math"/>
            </w:rPr>
            <m:t xml:space="preserve"> </m:t>
          </w:ins>
        </m:r>
        <m:nary>
          <m:naryPr>
            <m:chr m:val="∑"/>
            <m:limLoc m:val="undOvr"/>
            <m:ctrlPr>
              <w:ins w:id="122" w:author="Lee, Jeff" w:date="2024-11-07T09:25:00Z" w16du:dateUtc="2024-11-07T15:25:00Z">
                <w:rPr>
                  <w:rFonts w:ascii="Cambria Math" w:eastAsiaTheme="minorEastAsia" w:hAnsi="Cambria Math"/>
                  <w:i/>
                </w:rPr>
              </w:ins>
            </m:ctrlPr>
          </m:naryPr>
          <m:sub>
            <m:r>
              <w:ins w:id="123" w:author="Lee, Jeff" w:date="2024-11-07T09:25:00Z" w16du:dateUtc="2024-11-07T15:25:00Z">
                <w:rPr>
                  <w:rFonts w:ascii="Cambria Math" w:eastAsiaTheme="minorEastAsia" w:hAnsi="Cambria Math"/>
                </w:rPr>
                <m:t>i=1</m:t>
              </w:ins>
            </m:r>
          </m:sub>
          <m:sup>
            <m:r>
              <w:ins w:id="124" w:author="Lee, Jeff" w:date="2025-03-04T12:40:00Z" w16du:dateUtc="2025-03-04T18:40:00Z">
                <w:rPr>
                  <w:rFonts w:ascii="Cambria Math" w:eastAsiaTheme="minorEastAsia" w:hAnsi="Cambria Math"/>
                </w:rPr>
                <m:t>n</m:t>
              </w:ins>
            </m:r>
          </m:sup>
          <m:e>
            <m:sSub>
              <m:sSubPr>
                <m:ctrlPr>
                  <w:ins w:id="125" w:author="Lee, Jeff" w:date="2024-11-07T09:26:00Z" w16du:dateUtc="2024-11-07T15:26:00Z">
                    <w:rPr>
                      <w:rFonts w:ascii="Cambria Math" w:eastAsiaTheme="minorEastAsia" w:hAnsi="Cambria Math"/>
                      <w:i/>
                    </w:rPr>
                  </w:ins>
                </m:ctrlPr>
              </m:sSubPr>
              <m:e>
                <m:r>
                  <w:ins w:id="126" w:author="Lee, Jeff" w:date="2024-11-07T09:26:00Z" w16du:dateUtc="2024-11-07T15:26:00Z">
                    <w:rPr>
                      <w:rFonts w:ascii="Cambria Math" w:eastAsiaTheme="minorEastAsia" w:hAnsi="Cambria Math"/>
                    </w:rPr>
                    <m:t>u</m:t>
                  </w:ins>
                </m:r>
              </m:e>
              <m:sub>
                <m:r>
                  <w:ins w:id="127" w:author="Lee, Jeff" w:date="2024-11-07T09:26:00Z" w16du:dateUtc="2024-11-07T15:26:00Z">
                    <w:rPr>
                      <w:rFonts w:ascii="Cambria Math" w:eastAsiaTheme="minorEastAsia" w:hAnsi="Cambria Math"/>
                    </w:rPr>
                    <m:t>i</m:t>
                  </w:ins>
                </m:r>
              </m:sub>
            </m:sSub>
            <m:r>
              <w:ins w:id="128" w:author="Lee, Jeff" w:date="2024-11-07T09:25:00Z" w16du:dateUtc="2024-11-07T15:25:00Z">
                <w:rPr>
                  <w:rFonts w:ascii="Cambria Math" w:eastAsiaTheme="minorEastAsia" w:hAnsi="Cambria Math"/>
                </w:rPr>
                <m:t xml:space="preserve"> (3600)</m:t>
              </w:ins>
            </m:r>
          </m:e>
        </m:nary>
        <m:r>
          <w:ins w:id="129" w:author="Lee, Jeff" w:date="2024-11-06T12:10:00Z" w16du:dateUtc="2024-11-06T18:10:00Z">
            <w:rPr>
              <w:rFonts w:ascii="Cambria Math" w:eastAsiaTheme="minorEastAsia" w:hAnsi="Cambria Math"/>
            </w:rPr>
            <m:t xml:space="preserve"> </m:t>
          </w:ins>
        </m:r>
      </m:oMath>
      <w:ins w:id="130" w:author="Lee, Jeff" w:date="2024-11-06T12:10:00Z" w16du:dateUtc="2024-11-06T18:10:00Z">
        <w:r w:rsidRPr="003F37CA">
          <w:rPr>
            <w:rFonts w:eastAsiaTheme="minorEastAsia"/>
          </w:rPr>
          <w:tab/>
        </w:r>
      </w:ins>
      <w:ins w:id="131" w:author="Lee, Jeff" w:date="2024-11-06T12:12:00Z" w16du:dateUtc="2024-11-06T18:12:00Z">
        <w:r w:rsidRPr="003F37CA">
          <w:rPr>
            <w:rFonts w:eastAsiaTheme="minorEastAsia"/>
          </w:rPr>
          <w:tab/>
        </w:r>
      </w:ins>
    </w:p>
    <w:p w14:paraId="6997CD98" w14:textId="4EC466B5" w:rsidR="00523917" w:rsidRPr="003F37CA" w:rsidRDefault="009E282C">
      <w:pPr>
        <w:spacing w:after="120"/>
        <w:rPr>
          <w:ins w:id="132" w:author="Lee, Jeff" w:date="2024-11-07T09:31:00Z" w16du:dateUtc="2024-11-07T15:31:00Z"/>
        </w:rPr>
        <w:pPrChange w:id="133" w:author="Lee, Jeff" w:date="2025-03-04T10:55:00Z" w16du:dateUtc="2025-03-04T16:55:00Z">
          <w:pPr/>
        </w:pPrChange>
      </w:pPr>
      <w:ins w:id="134" w:author="Lee, Jeff" w:date="2024-11-07T09:27:00Z" w16du:dateUtc="2024-11-07T15:27:00Z">
        <w:r w:rsidRPr="003F37CA">
          <w:t xml:space="preserve">While WR is total movement of wind, the </w:t>
        </w:r>
        <w:r w:rsidRPr="005A7DB8">
          <w:rPr>
            <w:b/>
            <w:bCs/>
            <w:rPrChange w:id="135" w:author="Lee, Jeff" w:date="2025-03-04T12:45:00Z" w16du:dateUtc="2025-03-04T18:45:00Z">
              <w:rPr/>
            </w:rPrChange>
          </w:rPr>
          <w:t>Resultant Wind Run</w:t>
        </w:r>
      </w:ins>
      <w:ins w:id="136" w:author="Lee, Jeff" w:date="2024-11-07T09:29:00Z" w16du:dateUtc="2024-11-07T15:29:00Z">
        <w:r w:rsidRPr="003F37CA">
          <w:t>,</w:t>
        </w:r>
        <w:r w:rsidRPr="005A7DB8">
          <w:rPr>
            <w:b/>
            <w:bCs/>
            <w:rPrChange w:id="137" w:author="Lee, Jeff" w:date="2025-03-04T12:46:00Z" w16du:dateUtc="2025-03-04T18:46:00Z">
              <w:rPr/>
            </w:rPrChange>
          </w:rPr>
          <w:t xml:space="preserve"> RWR</w:t>
        </w:r>
        <w:r w:rsidRPr="003F37CA">
          <w:t>,</w:t>
        </w:r>
      </w:ins>
      <w:ins w:id="138" w:author="Lee, Jeff" w:date="2024-11-07T09:27:00Z" w16du:dateUtc="2024-11-07T15:27:00Z">
        <w:r w:rsidRPr="003F37CA">
          <w:t xml:space="preserve"> factors in the variability o</w:t>
        </w:r>
      </w:ins>
      <w:ins w:id="139" w:author="Lee, Jeff" w:date="2024-11-07T09:28:00Z" w16du:dateUtc="2024-11-07T15:28:00Z">
        <w:r w:rsidRPr="003F37CA">
          <w:t>f wind direction.</w:t>
        </w:r>
      </w:ins>
      <w:ins w:id="140" w:author="Lee, Jeff" w:date="2025-03-06T13:04:00Z" w16du:dateUtc="2025-03-06T19:04:00Z">
        <w:r w:rsidR="00BD100E">
          <w:t xml:space="preserve"> </w:t>
        </w:r>
      </w:ins>
      <w:ins w:id="141" w:author="Lee, Jeff" w:date="2024-11-07T09:28:00Z" w16du:dateUtc="2024-11-07T15:28:00Z">
        <w:r w:rsidRPr="003F37CA">
          <w:t>All U values are summed</w:t>
        </w:r>
      </w:ins>
      <w:ins w:id="142" w:author="Lee, Jeff" w:date="2024-11-07T09:29:00Z" w16du:dateUtc="2024-11-07T15:29:00Z">
        <w:r w:rsidRPr="003F37CA">
          <w:t xml:space="preserve">, WRU, as are </w:t>
        </w:r>
      </w:ins>
      <w:ins w:id="143" w:author="Lee, Jeff" w:date="2024-11-07T09:30:00Z" w16du:dateUtc="2024-11-07T15:30:00Z">
        <w:r w:rsidRPr="003F37CA">
          <w:t>all</w:t>
        </w:r>
      </w:ins>
      <w:ins w:id="144" w:author="Lee, Jeff" w:date="2024-11-07T09:29:00Z" w16du:dateUtc="2024-11-07T15:29:00Z">
        <w:r w:rsidRPr="003F37CA">
          <w:t xml:space="preserve"> V values, WRV</w:t>
        </w:r>
      </w:ins>
      <w:ins w:id="145" w:author="Lee, Jeff" w:date="2024-11-07T09:30:00Z" w16du:dateUtc="2024-11-07T15:30:00Z">
        <w:r w:rsidRPr="003F37CA">
          <w:t xml:space="preserve">. RWR then </w:t>
        </w:r>
      </w:ins>
      <w:ins w:id="146" w:author="Lee, Jeff" w:date="2024-11-07T10:00:00Z" w16du:dateUtc="2024-11-07T16:00:00Z">
        <w:r w:rsidR="00B75C2A" w:rsidRPr="003F37CA">
          <w:t xml:space="preserve">is </w:t>
        </w:r>
      </w:ins>
      <w:ins w:id="147" w:author="Lee, Jeff" w:date="2024-11-07T09:30:00Z" w16du:dateUtc="2024-11-07T15:30:00Z">
        <w:r w:rsidRPr="003F37CA">
          <w:t>calculated</w:t>
        </w:r>
      </w:ins>
      <w:ins w:id="148" w:author="Lee, Jeff" w:date="2024-11-07T09:31:00Z" w16du:dateUtc="2024-11-07T15:31:00Z">
        <w:r w:rsidRPr="003F37CA">
          <w:t xml:space="preserve"> like Equation 1: </w:t>
        </w:r>
      </w:ins>
    </w:p>
    <w:p w14:paraId="397E92FA" w14:textId="05A2BE14" w:rsidR="00523917" w:rsidRPr="003F37CA" w:rsidRDefault="00523917">
      <w:pPr>
        <w:spacing w:after="120"/>
        <w:ind w:firstLine="360"/>
        <w:rPr>
          <w:ins w:id="149" w:author="Lee, Jeff" w:date="2024-11-06T12:19:00Z" w16du:dateUtc="2024-11-06T18:19:00Z"/>
        </w:rPr>
        <w:pPrChange w:id="150" w:author="Lee, Jeff" w:date="2025-03-04T10:55:00Z" w16du:dateUtc="2025-03-04T16:55:00Z">
          <w:pPr/>
        </w:pPrChange>
      </w:pPr>
      <m:oMath>
        <m:r>
          <w:ins w:id="151" w:author="Lee, Jeff" w:date="2024-11-06T12:11:00Z" w16du:dateUtc="2024-11-06T18:11:00Z">
            <w:rPr>
              <w:rFonts w:ascii="Cambria Math" w:hAnsi="Cambria Math"/>
            </w:rPr>
            <m:t xml:space="preserve">RWR= </m:t>
          </w:ins>
        </m:r>
        <m:rad>
          <m:radPr>
            <m:degHide m:val="1"/>
            <m:ctrlPr>
              <w:ins w:id="152" w:author="Lee, Jeff" w:date="2024-11-06T12:11:00Z" w16du:dateUtc="2024-11-06T18:11:00Z">
                <w:rPr>
                  <w:rFonts w:ascii="Cambria Math" w:hAnsi="Cambria Math"/>
                  <w:i/>
                </w:rPr>
              </w:ins>
            </m:ctrlPr>
          </m:radPr>
          <m:deg/>
          <m:e>
            <m:r>
              <w:ins w:id="153" w:author="Lee, Jeff" w:date="2024-11-06T12:11:00Z" w16du:dateUtc="2024-11-06T18:11:00Z">
                <w:rPr>
                  <w:rFonts w:ascii="Cambria Math" w:hAnsi="Cambria Math"/>
                </w:rPr>
                <m:t>WR</m:t>
              </w:ins>
            </m:r>
            <m:sSup>
              <m:sSupPr>
                <m:ctrlPr>
                  <w:ins w:id="154" w:author="Lee, Jeff" w:date="2024-11-06T12:11:00Z" w16du:dateUtc="2024-11-06T18:11:00Z">
                    <w:rPr>
                      <w:rFonts w:ascii="Cambria Math" w:hAnsi="Cambria Math"/>
                      <w:i/>
                    </w:rPr>
                  </w:ins>
                </m:ctrlPr>
              </m:sSupPr>
              <m:e>
                <m:r>
                  <w:ins w:id="155" w:author="Lee, Jeff" w:date="2024-11-06T12:11:00Z" w16du:dateUtc="2024-11-06T18:11:00Z">
                    <w:rPr>
                      <w:rFonts w:ascii="Cambria Math" w:hAnsi="Cambria Math"/>
                    </w:rPr>
                    <m:t>U</m:t>
                  </w:ins>
                </m:r>
              </m:e>
              <m:sup>
                <m:r>
                  <w:ins w:id="156" w:author="Lee, Jeff" w:date="2024-11-06T12:11:00Z" w16du:dateUtc="2024-11-06T18:11:00Z">
                    <w:rPr>
                      <w:rFonts w:ascii="Cambria Math" w:hAnsi="Cambria Math"/>
                    </w:rPr>
                    <m:t>2</m:t>
                  </w:ins>
                </m:r>
              </m:sup>
            </m:sSup>
            <m:r>
              <w:ins w:id="157" w:author="Lee, Jeff" w:date="2024-11-06T12:11:00Z" w16du:dateUtc="2024-11-06T18:11:00Z">
                <w:rPr>
                  <w:rFonts w:ascii="Cambria Math" w:hAnsi="Cambria Math"/>
                </w:rPr>
                <m:t>+WR</m:t>
              </w:ins>
            </m:r>
            <m:sSup>
              <m:sSupPr>
                <m:ctrlPr>
                  <w:ins w:id="158" w:author="Lee, Jeff" w:date="2024-11-06T12:11:00Z" w16du:dateUtc="2024-11-06T18:11:00Z">
                    <w:rPr>
                      <w:rFonts w:ascii="Cambria Math" w:hAnsi="Cambria Math"/>
                      <w:i/>
                    </w:rPr>
                  </w:ins>
                </m:ctrlPr>
              </m:sSupPr>
              <m:e>
                <m:r>
                  <w:ins w:id="159" w:author="Lee, Jeff" w:date="2024-11-06T12:11:00Z" w16du:dateUtc="2024-11-06T18:11:00Z">
                    <w:rPr>
                      <w:rFonts w:ascii="Cambria Math" w:hAnsi="Cambria Math"/>
                    </w:rPr>
                    <m:t>V</m:t>
                  </w:ins>
                </m:r>
              </m:e>
              <m:sup>
                <m:r>
                  <w:ins w:id="160" w:author="Lee, Jeff" w:date="2024-11-06T12:11:00Z" w16du:dateUtc="2024-11-06T18:11:00Z">
                    <w:rPr>
                      <w:rFonts w:ascii="Cambria Math" w:hAnsi="Cambria Math"/>
                    </w:rPr>
                    <m:t>2</m:t>
                  </w:ins>
                </m:r>
              </m:sup>
            </m:sSup>
          </m:e>
        </m:rad>
      </m:oMath>
      <w:ins w:id="161" w:author="Lee, Jeff" w:date="2024-11-06T12:13:00Z" w16du:dateUtc="2024-11-06T18:13:00Z">
        <w:r w:rsidRPr="003F37CA">
          <w:rPr>
            <w:rFonts w:eastAsiaTheme="minorEastAsia"/>
          </w:rPr>
          <w:tab/>
        </w:r>
      </w:ins>
    </w:p>
    <w:p w14:paraId="3AB55C40" w14:textId="60289139" w:rsidR="00523917" w:rsidRPr="003F37CA" w:rsidRDefault="009E282C">
      <w:pPr>
        <w:spacing w:after="120"/>
        <w:rPr>
          <w:ins w:id="162" w:author="Lee, Jeff" w:date="2024-11-07T09:33:00Z" w16du:dateUtc="2024-11-07T15:33:00Z"/>
        </w:rPr>
        <w:pPrChange w:id="163" w:author="Lee, Jeff" w:date="2025-03-04T10:55:00Z" w16du:dateUtc="2025-03-04T16:55:00Z">
          <w:pPr/>
        </w:pPrChange>
      </w:pPr>
      <w:ins w:id="164" w:author="Lee, Jeff" w:date="2024-11-07T09:31:00Z" w16du:dateUtc="2024-11-07T15:31:00Z">
        <w:r w:rsidRPr="003F37CA">
          <w:t xml:space="preserve">The ratio of RWR to WR </w:t>
        </w:r>
      </w:ins>
      <w:ins w:id="165" w:author="Lee, Jeff" w:date="2024-11-07T09:32:00Z" w16du:dateUtc="2024-11-07T15:32:00Z">
        <w:r w:rsidRPr="003F37CA">
          <w:t xml:space="preserve">provides an </w:t>
        </w:r>
        <w:r w:rsidRPr="005A7DB8">
          <w:rPr>
            <w:b/>
            <w:bCs/>
            <w:rPrChange w:id="166" w:author="Lee, Jeff" w:date="2025-03-04T12:46:00Z" w16du:dateUtc="2025-03-04T18:46:00Z">
              <w:rPr/>
            </w:rPrChange>
          </w:rPr>
          <w:t>index of the variability of wind direction</w:t>
        </w:r>
        <w:r w:rsidRPr="003F37CA">
          <w:t>,</w:t>
        </w:r>
        <w:r w:rsidRPr="005A7DB8">
          <w:rPr>
            <w:b/>
            <w:bCs/>
            <w:rPrChange w:id="167" w:author="Lee, Jeff" w:date="2025-03-04T12:46:00Z" w16du:dateUtc="2025-03-04T18:46:00Z">
              <w:rPr/>
            </w:rPrChange>
          </w:rPr>
          <w:t xml:space="preserve"> </w:t>
        </w:r>
        <w:proofErr w:type="spellStart"/>
        <w:r w:rsidRPr="005A7DB8">
          <w:rPr>
            <w:b/>
            <w:bCs/>
            <w:rPrChange w:id="168" w:author="Lee, Jeff" w:date="2025-03-04T12:46:00Z" w16du:dateUtc="2025-03-04T18:46:00Z">
              <w:rPr/>
            </w:rPrChange>
          </w:rPr>
          <w:t>VAR</w:t>
        </w:r>
        <w:r w:rsidRPr="005A7DB8">
          <w:rPr>
            <w:b/>
            <w:bCs/>
            <w:vertAlign w:val="subscript"/>
            <w:rPrChange w:id="169" w:author="Lee, Jeff" w:date="2025-03-04T12:46:00Z" w16du:dateUtc="2025-03-04T18:46:00Z">
              <w:rPr/>
            </w:rPrChange>
          </w:rPr>
          <w:t>dir</w:t>
        </w:r>
        <w:proofErr w:type="spellEnd"/>
        <w:r w:rsidRPr="003F37CA">
          <w:t xml:space="preserve">: </w:t>
        </w:r>
      </w:ins>
    </w:p>
    <w:p w14:paraId="32BBBC30" w14:textId="0FA1591E" w:rsidR="00523917" w:rsidRPr="003F37CA" w:rsidRDefault="00000000">
      <w:pPr>
        <w:spacing w:after="120"/>
        <w:ind w:firstLine="720"/>
        <w:rPr>
          <w:ins w:id="170" w:author="Lee, Jeff" w:date="2024-11-06T12:11:00Z" w16du:dateUtc="2024-11-06T18:11:00Z"/>
        </w:rPr>
        <w:pPrChange w:id="171" w:author="Lee, Jeff" w:date="2025-03-04T12:08:00Z" w16du:dateUtc="2025-03-04T18:08:00Z">
          <w:pPr/>
        </w:pPrChange>
      </w:pPr>
      <m:oMath>
        <m:sSub>
          <m:sSubPr>
            <m:ctrlPr>
              <w:ins w:id="172" w:author="Lee, Jeff" w:date="2024-11-06T12:55:00Z" w16du:dateUtc="2024-11-06T18:55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173" w:author="Lee, Jeff" w:date="2024-11-06T12:55:00Z" w16du:dateUtc="2024-11-06T18:55:00Z">
                <w:rPr>
                  <w:rFonts w:ascii="Cambria Math" w:hAnsi="Cambria Math"/>
                </w:rPr>
                <m:t>VAR</m:t>
              </w:ins>
            </m:r>
          </m:e>
          <m:sub>
            <m:r>
              <w:ins w:id="174" w:author="Lee, Jeff" w:date="2024-11-06T12:55:00Z" w16du:dateUtc="2024-11-06T18:55:00Z">
                <w:rPr>
                  <w:rFonts w:ascii="Cambria Math" w:hAnsi="Cambria Math"/>
                </w:rPr>
                <m:t xml:space="preserve">dir </m:t>
              </w:ins>
            </m:r>
          </m:sub>
        </m:sSub>
        <m:r>
          <w:ins w:id="175" w:author="Lee, Jeff" w:date="2024-11-06T12:55:00Z" w16du:dateUtc="2024-11-06T18:55:00Z">
            <w:rPr>
              <w:rFonts w:ascii="Cambria Math" w:hAnsi="Cambria Math"/>
            </w:rPr>
            <m:t>= RWR/WR</m:t>
          </w:ins>
        </m:r>
      </m:oMath>
      <w:ins w:id="176" w:author="Lee, Jeff" w:date="2024-11-06T12:55:00Z" w16du:dateUtc="2024-11-06T18:55:00Z">
        <w:r w:rsidR="00C32293" w:rsidRPr="003F37CA">
          <w:rPr>
            <w:rFonts w:eastAsiaTheme="minorEastAsia"/>
          </w:rPr>
          <w:tab/>
        </w:r>
      </w:ins>
      <w:ins w:id="177" w:author="Lee, Jeff" w:date="2024-11-06T12:56:00Z" w16du:dateUtc="2024-11-06T18:56:00Z">
        <w:r w:rsidR="00C32293" w:rsidRPr="003F37CA">
          <w:rPr>
            <w:rFonts w:eastAsiaTheme="minorEastAsia"/>
          </w:rPr>
          <w:t xml:space="preserve"> </w:t>
        </w:r>
      </w:ins>
    </w:p>
    <w:p w14:paraId="2A712FBC" w14:textId="6AB1A5A6" w:rsidR="00A21D5D" w:rsidRPr="003F37CA" w:rsidRDefault="00A21D5D">
      <w:pPr>
        <w:spacing w:after="120"/>
        <w:rPr>
          <w:ins w:id="178" w:author="Lee, Jeff" w:date="2024-11-07T09:34:00Z" w16du:dateUtc="2024-11-07T15:34:00Z"/>
          <w:rFonts w:eastAsiaTheme="minorEastAsia"/>
        </w:rPr>
        <w:pPrChange w:id="179" w:author="Lee, Jeff" w:date="2025-03-04T10:55:00Z" w16du:dateUtc="2025-03-04T16:55:00Z">
          <w:pPr>
            <w:spacing w:after="120" w:line="480" w:lineRule="auto"/>
          </w:pPr>
        </w:pPrChange>
      </w:pPr>
      <w:ins w:id="180" w:author="Lee, Jeff" w:date="2025-03-04T10:52:00Z" w16du:dateUtc="2025-03-04T16:52:00Z">
        <w:r>
          <w:rPr>
            <w:rFonts w:eastAsiaTheme="minorEastAsia"/>
          </w:rPr>
          <w:t xml:space="preserve">If all wind was from one direction, </w:t>
        </w:r>
      </w:ins>
      <w:proofErr w:type="spellStart"/>
      <w:ins w:id="181" w:author="Lee, Jeff" w:date="2025-03-04T10:54:00Z" w16du:dateUtc="2025-03-04T16:54:00Z">
        <w:r w:rsidRPr="003F37CA">
          <w:t>VAR</w:t>
        </w:r>
        <w:r w:rsidRPr="00681ACB">
          <w:rPr>
            <w:vertAlign w:val="subscript"/>
          </w:rPr>
          <w:t>dir</w:t>
        </w:r>
      </w:ins>
      <w:proofErr w:type="spellEnd"/>
      <w:ins w:id="182" w:author="Lee, Jeff" w:date="2025-03-04T10:53:00Z" w16du:dateUtc="2025-03-04T16:53:00Z">
        <w:r>
          <w:rPr>
            <w:rFonts w:eastAsiaTheme="minorEastAsia"/>
          </w:rPr>
          <w:t xml:space="preserve"> </w:t>
        </w:r>
      </w:ins>
      <w:ins w:id="183" w:author="Lee, Jeff" w:date="2025-03-04T10:54:00Z" w16du:dateUtc="2025-03-04T16:54:00Z">
        <w:r>
          <w:rPr>
            <w:rFonts w:eastAsiaTheme="minorEastAsia"/>
          </w:rPr>
          <w:t>is 1</w:t>
        </w:r>
      </w:ins>
      <w:ins w:id="184" w:author="Lee, Jeff" w:date="2025-03-04T10:53:00Z" w16du:dateUtc="2025-03-04T16:53:00Z">
        <w:r>
          <w:rPr>
            <w:rFonts w:eastAsiaTheme="minorEastAsia"/>
          </w:rPr>
          <w:t xml:space="preserve">. If wind blows equally from all directions, </w:t>
        </w:r>
      </w:ins>
      <w:proofErr w:type="spellStart"/>
      <w:ins w:id="185" w:author="Lee, Jeff" w:date="2025-03-04T10:54:00Z" w16du:dateUtc="2025-03-04T16:54:00Z">
        <w:r w:rsidRPr="003F37CA">
          <w:t>VAR</w:t>
        </w:r>
        <w:r w:rsidRPr="00681ACB">
          <w:rPr>
            <w:vertAlign w:val="subscript"/>
          </w:rPr>
          <w:t>dir</w:t>
        </w:r>
        <w:proofErr w:type="spellEnd"/>
        <w:r>
          <w:rPr>
            <w:rFonts w:eastAsiaTheme="minorEastAsia"/>
          </w:rPr>
          <w:t xml:space="preserve"> is 0.</w:t>
        </w:r>
      </w:ins>
      <w:ins w:id="186" w:author="Lee, Jeff" w:date="2025-03-06T13:05:00Z" w16du:dateUtc="2025-03-06T19:05:00Z">
        <w:r w:rsidR="00713337">
          <w:rPr>
            <w:rFonts w:eastAsiaTheme="minorEastAsia"/>
          </w:rPr>
          <w:t xml:space="preserve"> (</w:t>
        </w:r>
        <w:r w:rsidR="00713337">
          <w:t xml:space="preserve">WRW </w:t>
        </w:r>
        <w:r w:rsidR="00713337">
          <w:t xml:space="preserve">and </w:t>
        </w:r>
      </w:ins>
      <w:proofErr w:type="spellStart"/>
      <w:ins w:id="187" w:author="Lee, Jeff" w:date="2025-03-06T13:06:00Z" w16du:dateUtc="2025-03-06T19:06:00Z">
        <w:r w:rsidR="00713337" w:rsidRPr="00713337">
          <w:rPr>
            <w:rPrChange w:id="188" w:author="Lee, Jeff" w:date="2025-03-06T13:06:00Z" w16du:dateUtc="2025-03-06T19:06:00Z">
              <w:rPr>
                <w:b/>
                <w:bCs/>
              </w:rPr>
            </w:rPrChange>
          </w:rPr>
          <w:t>VAR</w:t>
        </w:r>
        <w:r w:rsidR="00713337" w:rsidRPr="00713337">
          <w:rPr>
            <w:vertAlign w:val="subscript"/>
            <w:rPrChange w:id="189" w:author="Lee, Jeff" w:date="2025-03-06T13:06:00Z" w16du:dateUtc="2025-03-06T19:06:00Z">
              <w:rPr>
                <w:b/>
                <w:bCs/>
                <w:vertAlign w:val="subscript"/>
              </w:rPr>
            </w:rPrChange>
          </w:rPr>
          <w:t>dir</w:t>
        </w:r>
      </w:ins>
      <w:proofErr w:type="spellEnd"/>
      <w:ins w:id="190" w:author="Lee, Jeff" w:date="2025-03-06T13:05:00Z" w16du:dateUtc="2025-03-06T19:05:00Z">
        <w:r w:rsidR="00713337">
          <w:t xml:space="preserve"> </w:t>
        </w:r>
      </w:ins>
      <w:ins w:id="191" w:author="Lee, Jeff" w:date="2025-03-06T13:06:00Z" w16du:dateUtc="2025-03-06T19:06:00Z">
        <w:r w:rsidR="00713337">
          <w:t>are</w:t>
        </w:r>
      </w:ins>
      <w:ins w:id="192" w:author="Lee, Jeff" w:date="2025-03-06T13:05:00Z" w16du:dateUtc="2025-03-06T19:05:00Z">
        <w:r w:rsidR="00713337">
          <w:t xml:space="preserve"> modified from </w:t>
        </w:r>
      </w:ins>
      <w:customXmlInsRangeStart w:id="193" w:author="Lee, Jeff" w:date="2025-03-06T13:11:00Z"/>
      <w:sdt>
        <w:sdtPr>
          <w:id w:val="59684724"/>
          <w:citation/>
        </w:sdtPr>
        <w:sdtContent>
          <w:customXmlInsRangeEnd w:id="193"/>
          <w:ins w:id="194" w:author="Lee, Jeff" w:date="2025-03-06T13:11:00Z" w16du:dateUtc="2025-03-06T19:11:00Z">
            <w:r w:rsidR="00384204">
              <w:fldChar w:fldCharType="begin"/>
            </w:r>
            <w:r w:rsidR="00384204">
              <w:instrText xml:space="preserve"> CITATION Fry791 \l 1033 </w:instrText>
            </w:r>
          </w:ins>
          <w:r w:rsidR="00384204">
            <w:fldChar w:fldCharType="separate"/>
          </w:r>
          <w:ins w:id="195" w:author="Lee, Jeff" w:date="2025-03-06T13:11:00Z" w16du:dateUtc="2025-03-06T19:11:00Z">
            <w:r w:rsidR="00384204">
              <w:rPr>
                <w:noProof/>
              </w:rPr>
              <w:t>(Fryberger 1979)</w:t>
            </w:r>
            <w:r w:rsidR="00384204">
              <w:fldChar w:fldCharType="end"/>
            </w:r>
          </w:ins>
          <w:customXmlInsRangeStart w:id="196" w:author="Lee, Jeff" w:date="2025-03-06T13:11:00Z"/>
        </w:sdtContent>
      </w:sdt>
      <w:customXmlInsRangeEnd w:id="196"/>
      <w:ins w:id="197" w:author="Lee, Jeff" w:date="2025-03-06T13:14:00Z" w16du:dateUtc="2025-03-06T19:14:00Z">
        <w:r w:rsidR="00002826">
          <w:t>.</w:t>
        </w:r>
      </w:ins>
      <w:ins w:id="198" w:author="Lee, Jeff" w:date="2025-03-06T13:12:00Z" w16du:dateUtc="2025-03-06T19:12:00Z">
        <w:r w:rsidR="006C28F9">
          <w:t>)</w:t>
        </w:r>
      </w:ins>
    </w:p>
    <w:p w14:paraId="7F1FEEB7" w14:textId="1E9C43EE" w:rsidR="00593E5B" w:rsidRPr="003F37CA" w:rsidRDefault="00690A22">
      <w:pPr>
        <w:spacing w:after="120"/>
        <w:rPr>
          <w:ins w:id="199" w:author="Lee, Jeff" w:date="2024-11-06T12:19:00Z" w16du:dateUtc="2024-11-06T18:19:00Z"/>
          <w:rFonts w:eastAsiaTheme="minorEastAsia"/>
          <w:rPrChange w:id="200" w:author="Lee, Jeff" w:date="2024-11-07T10:08:00Z" w16du:dateUtc="2024-11-07T16:08:00Z">
            <w:rPr>
              <w:ins w:id="201" w:author="Lee, Jeff" w:date="2024-11-06T12:19:00Z" w16du:dateUtc="2024-11-06T18:19:00Z"/>
              <w:rFonts w:ascii="Cambria Math" w:eastAsiaTheme="minorEastAsia" w:hAnsi="Cambria Math"/>
              <w:i/>
            </w:rPr>
          </w:rPrChange>
        </w:rPr>
        <w:pPrChange w:id="202" w:author="Lee, Jeff" w:date="2025-03-04T10:55:00Z" w16du:dateUtc="2025-03-04T16:55:00Z">
          <w:pPr>
            <w:spacing w:after="120" w:line="480" w:lineRule="auto"/>
          </w:pPr>
        </w:pPrChange>
      </w:pPr>
      <w:ins w:id="203" w:author="Lee, Jeff" w:date="2024-11-07T09:35:00Z" w16du:dateUtc="2024-11-07T15:35:00Z">
        <w:r w:rsidRPr="003F37CA">
          <w:rPr>
            <w:rFonts w:eastAsiaTheme="minorEastAsia"/>
          </w:rPr>
          <w:t xml:space="preserve">The </w:t>
        </w:r>
      </w:ins>
      <w:ins w:id="204" w:author="Lee, Jeff" w:date="2024-11-07T09:37:00Z" w16du:dateUtc="2024-11-07T15:37:00Z">
        <w:r w:rsidRPr="005A7DB8">
          <w:rPr>
            <w:rFonts w:eastAsiaTheme="minorEastAsia"/>
            <w:b/>
            <w:bCs/>
            <w:rPrChange w:id="205" w:author="Lee, Jeff" w:date="2025-03-04T12:46:00Z" w16du:dateUtc="2025-03-04T18:46:00Z">
              <w:rPr>
                <w:rFonts w:eastAsiaTheme="minorEastAsia"/>
              </w:rPr>
            </w:rPrChange>
          </w:rPr>
          <w:t xml:space="preserve">direction of the </w:t>
        </w:r>
      </w:ins>
      <w:ins w:id="206" w:author="Lee, Jeff" w:date="2024-11-07T09:35:00Z" w16du:dateUtc="2024-11-07T15:35:00Z">
        <w:r w:rsidRPr="005A7DB8">
          <w:rPr>
            <w:rFonts w:eastAsiaTheme="minorEastAsia"/>
            <w:b/>
            <w:bCs/>
            <w:rPrChange w:id="207" w:author="Lee, Jeff" w:date="2025-03-04T12:46:00Z" w16du:dateUtc="2025-03-04T18:46:00Z">
              <w:rPr>
                <w:rFonts w:eastAsiaTheme="minorEastAsia"/>
              </w:rPr>
            </w:rPrChange>
          </w:rPr>
          <w:t>Resultant Wind</w:t>
        </w:r>
      </w:ins>
      <w:ins w:id="208" w:author="Lee, Jeff" w:date="2024-11-07T09:36:00Z" w16du:dateUtc="2024-11-07T15:36:00Z">
        <w:r w:rsidRPr="005A7DB8">
          <w:rPr>
            <w:rFonts w:eastAsiaTheme="minorEastAsia"/>
            <w:b/>
            <w:bCs/>
            <w:rPrChange w:id="209" w:author="Lee, Jeff" w:date="2025-03-04T12:46:00Z" w16du:dateUtc="2025-03-04T18:46:00Z">
              <w:rPr>
                <w:rFonts w:eastAsiaTheme="minorEastAsia"/>
              </w:rPr>
            </w:rPrChange>
          </w:rPr>
          <w:t>, RWD</w:t>
        </w:r>
      </w:ins>
      <w:ins w:id="210" w:author="Lee, Jeff" w:date="2024-11-07T09:38:00Z" w16du:dateUtc="2024-11-07T15:38:00Z">
        <w:r w:rsidRPr="003F37CA">
          <w:rPr>
            <w:rFonts w:eastAsiaTheme="minorEastAsia"/>
          </w:rPr>
          <w:t>,</w:t>
        </w:r>
      </w:ins>
      <w:ins w:id="211" w:author="Lee, Jeff" w:date="2024-11-07T09:36:00Z" w16du:dateUtc="2024-11-07T15:36:00Z">
        <w:r w:rsidRPr="003F37CA">
          <w:rPr>
            <w:rFonts w:eastAsiaTheme="minorEastAsia"/>
          </w:rPr>
          <w:t xml:space="preserve"> is calculated as:</w:t>
        </w:r>
      </w:ins>
    </w:p>
    <w:p w14:paraId="5DC3DC7F" w14:textId="0BFD54CF" w:rsidR="00523917" w:rsidRPr="003F37CA" w:rsidRDefault="00523917">
      <w:pPr>
        <w:spacing w:after="120"/>
        <w:ind w:firstLine="720"/>
        <w:rPr>
          <w:ins w:id="212" w:author="Lee, Jeff" w:date="2024-11-06T12:11:00Z" w16du:dateUtc="2024-11-06T18:11:00Z"/>
          <w:rFonts w:eastAsiaTheme="minorEastAsia"/>
        </w:rPr>
        <w:pPrChange w:id="213" w:author="Lee, Jeff" w:date="2025-03-04T12:08:00Z" w16du:dateUtc="2025-03-04T18:08:00Z">
          <w:pPr>
            <w:spacing w:after="120" w:line="480" w:lineRule="auto"/>
          </w:pPr>
        </w:pPrChange>
      </w:pPr>
      <m:oMath>
        <m:r>
          <w:ins w:id="214" w:author="Lee, Jeff" w:date="2024-11-06T12:11:00Z" w16du:dateUtc="2024-11-06T18:11:00Z">
            <w:rPr>
              <w:rFonts w:ascii="Cambria Math" w:eastAsiaTheme="minorEastAsia" w:hAnsi="Cambria Math"/>
            </w:rPr>
            <m:t>RW</m:t>
          </w:ins>
        </m:r>
        <m:r>
          <w:ins w:id="215" w:author="Lee, Jeff" w:date="2024-11-07T09:36:00Z" w16du:dateUtc="2024-11-07T15:36:00Z">
            <w:rPr>
              <w:rFonts w:ascii="Cambria Math" w:eastAsiaTheme="minorEastAsia" w:hAnsi="Cambria Math"/>
            </w:rPr>
            <m:t>D</m:t>
          </w:ins>
        </m:r>
        <m:r>
          <w:ins w:id="216" w:author="Lee, Jeff" w:date="2024-11-06T12:11:00Z" w16du:dateUtc="2024-11-06T18:11:00Z">
            <w:rPr>
              <w:rFonts w:ascii="Cambria Math" w:eastAsiaTheme="minorEastAsia" w:hAnsi="Cambria Math"/>
            </w:rPr>
            <m:t>=</m:t>
          </w:ins>
        </m:r>
        <m:func>
          <m:funcPr>
            <m:ctrlPr>
              <w:ins w:id="217" w:author="Lee, Jeff" w:date="2024-11-06T12:11:00Z" w16du:dateUtc="2024-11-06T18:11:00Z">
                <w:rPr>
                  <w:rFonts w:ascii="Cambria Math" w:eastAsiaTheme="minorEastAsia" w:hAnsi="Cambria Math"/>
                  <w:i/>
                </w:rPr>
              </w:ins>
            </m:ctrlPr>
          </m:funcPr>
          <m:fName>
            <m:r>
              <w:ins w:id="218" w:author="Lee, Jeff" w:date="2024-11-06T12:11:00Z" w16du:dateUtc="2024-11-06T18:11:00Z"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w:ins>
            </m:r>
          </m:fName>
          <m:e>
            <m:r>
              <w:ins w:id="219" w:author="Lee, Jeff" w:date="2024-11-06T12:11:00Z" w16du:dateUtc="2024-11-06T18:11:00Z">
                <w:rPr>
                  <w:rFonts w:ascii="Cambria Math" w:eastAsiaTheme="minorEastAsia" w:hAnsi="Cambria Math"/>
                </w:rPr>
                <m:t>(WRU, WRV)</m:t>
              </w:ins>
            </m:r>
          </m:e>
        </m:func>
      </m:oMath>
      <w:ins w:id="220" w:author="Lee, Jeff" w:date="2024-11-06T12:13:00Z" w16du:dateUtc="2024-11-06T18:13:00Z">
        <w:r w:rsidRPr="003F37CA">
          <w:rPr>
            <w:rFonts w:eastAsiaTheme="minorEastAsia"/>
          </w:rPr>
          <w:tab/>
        </w:r>
      </w:ins>
    </w:p>
    <w:p w14:paraId="61AAC180" w14:textId="77777777" w:rsidR="00523917" w:rsidRDefault="00523917" w:rsidP="00A72128">
      <w:pPr>
        <w:spacing w:after="120"/>
        <w:rPr>
          <w:ins w:id="221" w:author="Lee, Jeff" w:date="2025-03-04T12:19:00Z" w16du:dateUtc="2025-03-04T18:19:00Z"/>
        </w:rPr>
      </w:pPr>
    </w:p>
    <w:p w14:paraId="0D404FC0" w14:textId="6499BD8E" w:rsidR="002B3E3F" w:rsidRDefault="00FB47A4" w:rsidP="00A72128">
      <w:pPr>
        <w:spacing w:after="120"/>
        <w:rPr>
          <w:ins w:id="222" w:author="Lee, Jeff" w:date="2025-03-04T12:20:00Z" w16du:dateUtc="2025-03-04T18:20:00Z"/>
        </w:rPr>
      </w:pPr>
      <w:ins w:id="223" w:author="Lee, Jeff" w:date="2025-03-04T12:47:00Z" w16du:dateUtc="2025-03-04T18:47:00Z">
        <w:r>
          <w:t>We will map</w:t>
        </w:r>
        <w:r w:rsidR="00820320">
          <w:t xml:space="preserve"> RWD and</w:t>
        </w:r>
        <w:r>
          <w:t xml:space="preserve"> </w:t>
        </w:r>
        <w:proofErr w:type="spellStart"/>
        <w:r w:rsidR="00820320">
          <w:t>VAR</w:t>
        </w:r>
        <w:r w:rsidR="00820320" w:rsidRPr="00820320">
          <w:rPr>
            <w:vertAlign w:val="subscript"/>
            <w:rPrChange w:id="224" w:author="Lee, Jeff" w:date="2025-03-04T12:47:00Z" w16du:dateUtc="2025-03-04T18:47:00Z">
              <w:rPr/>
            </w:rPrChange>
          </w:rPr>
          <w:t>dir</w:t>
        </w:r>
        <w:proofErr w:type="spellEnd"/>
        <w:r w:rsidR="00820320">
          <w:t>.</w:t>
        </w:r>
      </w:ins>
    </w:p>
    <w:p w14:paraId="7984E864" w14:textId="77777777" w:rsidR="00AD56BB" w:rsidRDefault="00AD56BB" w:rsidP="00A72128">
      <w:pPr>
        <w:spacing w:after="120"/>
        <w:rPr>
          <w:ins w:id="225" w:author="Lee, Jeff" w:date="2025-03-04T12:21:00Z" w16du:dateUtc="2025-03-04T18:21:00Z"/>
        </w:rPr>
      </w:pPr>
    </w:p>
    <w:p w14:paraId="36D704E6" w14:textId="77777777" w:rsidR="00AD56BB" w:rsidRDefault="00AD56BB" w:rsidP="00A72128">
      <w:pPr>
        <w:spacing w:after="120"/>
        <w:rPr>
          <w:ins w:id="226" w:author="Lee, Jeff" w:date="2025-03-04T12:21:00Z" w16du:dateUtc="2025-03-04T18:21:00Z"/>
        </w:rPr>
      </w:pPr>
    </w:p>
    <w:p w14:paraId="4FD1AEAB" w14:textId="77777777" w:rsidR="00AD56BB" w:rsidRDefault="00AD56BB" w:rsidP="00A72128">
      <w:pPr>
        <w:spacing w:after="120"/>
        <w:rPr>
          <w:ins w:id="227" w:author="Lee, Jeff" w:date="2025-03-04T12:19:00Z" w16du:dateUtc="2025-03-04T18:19:00Z"/>
        </w:rPr>
      </w:pPr>
    </w:p>
    <w:p w14:paraId="14D39E10" w14:textId="62187B58" w:rsidR="002B3E3F" w:rsidRPr="00281A09" w:rsidRDefault="002B3E3F" w:rsidP="002B3E3F">
      <w:pPr>
        <w:spacing w:before="100" w:beforeAutospacing="1" w:after="100" w:afterAutospacing="1"/>
        <w:outlineLvl w:val="2"/>
        <w:rPr>
          <w:ins w:id="228" w:author="Lee, Jeff" w:date="2025-03-04T12:19:00Z" w16du:dateUtc="2025-03-04T18:19:00Z"/>
          <w:rFonts w:ascii="Aptos" w:eastAsia="Times New Roman" w:hAnsi="Aptos" w:cs="Times New Roman"/>
          <w:b/>
          <w:bCs/>
          <w:color w:val="212121"/>
          <w:sz w:val="27"/>
          <w:szCs w:val="27"/>
        </w:rPr>
      </w:pPr>
      <w:ins w:id="229" w:author="Lee, Jeff" w:date="2025-03-04T12:19:00Z" w16du:dateUtc="2025-03-04T18:19:00Z">
        <w:r w:rsidRPr="00281A09">
          <w:rPr>
            <w:rFonts w:ascii="Aptos" w:eastAsia="Times New Roman" w:hAnsi="Aptos" w:cs="Times New Roman"/>
            <w:b/>
            <w:bCs/>
            <w:color w:val="212121"/>
            <w:sz w:val="27"/>
            <w:szCs w:val="27"/>
          </w:rPr>
          <w:t xml:space="preserve">Code for </w:t>
        </w:r>
        <w:proofErr w:type="spellStart"/>
        <w:r w:rsidRPr="00281A09">
          <w:rPr>
            <w:rFonts w:ascii="Aptos" w:eastAsia="Times New Roman" w:hAnsi="Aptos" w:cs="Times New Roman"/>
            <w:b/>
            <w:bCs/>
            <w:color w:val="212121"/>
            <w:sz w:val="27"/>
            <w:szCs w:val="27"/>
          </w:rPr>
          <w:t>WindRun</w:t>
        </w:r>
      </w:ins>
      <w:proofErr w:type="spellEnd"/>
      <w:ins w:id="230" w:author="Lee, Jeff" w:date="2025-03-04T12:20:00Z" w16du:dateUtc="2025-03-04T18:20:00Z">
        <w:r>
          <w:rPr>
            <w:rFonts w:ascii="Aptos" w:eastAsia="Times New Roman" w:hAnsi="Aptos" w:cs="Times New Roman"/>
            <w:b/>
            <w:bCs/>
            <w:color w:val="212121"/>
            <w:sz w:val="27"/>
            <w:szCs w:val="27"/>
          </w:rPr>
          <w:t xml:space="preserve"> (RWR and </w:t>
        </w:r>
        <w:proofErr w:type="spellStart"/>
        <w:r>
          <w:rPr>
            <w:rFonts w:ascii="Aptos" w:eastAsia="Times New Roman" w:hAnsi="Aptos" w:cs="Times New Roman"/>
            <w:b/>
            <w:bCs/>
            <w:color w:val="212121"/>
            <w:sz w:val="27"/>
            <w:szCs w:val="27"/>
          </w:rPr>
          <w:t>VARdir</w:t>
        </w:r>
        <w:proofErr w:type="spellEnd"/>
        <w:r>
          <w:rPr>
            <w:rFonts w:ascii="Aptos" w:eastAsia="Times New Roman" w:hAnsi="Aptos" w:cs="Times New Roman"/>
            <w:b/>
            <w:bCs/>
            <w:color w:val="212121"/>
            <w:sz w:val="27"/>
            <w:szCs w:val="27"/>
          </w:rPr>
          <w:t>)</w:t>
        </w:r>
      </w:ins>
    </w:p>
    <w:p w14:paraId="7EA19884" w14:textId="08E394B3" w:rsidR="00381021" w:rsidRDefault="00381021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31" w:author="Lee, Jeff" w:date="2025-03-04T12:21:00Z" w16du:dateUtc="2025-03-04T18:21:00Z"/>
          <w:rFonts w:ascii="Courier New" w:eastAsia="Times New Roman" w:hAnsi="Courier New" w:cs="Courier New"/>
          <w:color w:val="212121"/>
          <w:sz w:val="20"/>
          <w:szCs w:val="20"/>
        </w:rPr>
      </w:pPr>
      <w:ins w:id="232" w:author="Lee, Jeff" w:date="2025-03-04T12:21:00Z" w16du:dateUtc="2025-03-04T18:21:00Z">
        <w:r w:rsidRPr="00381021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PEDRO PAULO SILVA RAMALHO </w:t>
        </w:r>
        <w:r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begin"/>
        </w:r>
        <w:r>
          <w:rPr>
            <w:rFonts w:ascii="Courier New" w:eastAsia="Times New Roman" w:hAnsi="Courier New" w:cs="Courier New"/>
            <w:color w:val="212121"/>
            <w:sz w:val="20"/>
            <w:szCs w:val="20"/>
          </w:rPr>
          <w:instrText>HYPERLINK "mailto:</w:instrText>
        </w:r>
        <w:r w:rsidRPr="00381021">
          <w:rPr>
            <w:rFonts w:ascii="Courier New" w:eastAsia="Times New Roman" w:hAnsi="Courier New" w:cs="Courier New"/>
            <w:color w:val="212121"/>
            <w:sz w:val="20"/>
            <w:szCs w:val="20"/>
          </w:rPr>
          <w:instrText>ppsramalho1505@ime.eb.br</w:instrText>
        </w:r>
        <w:r>
          <w:rPr>
            <w:rFonts w:ascii="Courier New" w:eastAsia="Times New Roman" w:hAnsi="Courier New" w:cs="Courier New"/>
            <w:color w:val="212121"/>
            <w:sz w:val="20"/>
            <w:szCs w:val="20"/>
          </w:rPr>
          <w:instrText>"</w:instrText>
        </w:r>
        <w:r>
          <w:rPr>
            <w:rFonts w:ascii="Courier New" w:eastAsia="Times New Roman" w:hAnsi="Courier New" w:cs="Courier New"/>
            <w:color w:val="212121"/>
            <w:sz w:val="20"/>
            <w:szCs w:val="20"/>
          </w:rPr>
        </w:r>
        <w:r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separate"/>
        </w:r>
        <w:r w:rsidRPr="00E60C76">
          <w:rPr>
            <w:rStyle w:val="Hyperlink"/>
            <w:rFonts w:ascii="Courier New" w:eastAsia="Times New Roman" w:hAnsi="Courier New" w:cs="Courier New"/>
            <w:sz w:val="20"/>
            <w:szCs w:val="20"/>
          </w:rPr>
          <w:t>ppsramalho1505@ime.eb.br</w:t>
        </w:r>
        <w:r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end"/>
        </w:r>
      </w:ins>
    </w:p>
    <w:p w14:paraId="49B5DC03" w14:textId="77777777" w:rsidR="00381021" w:rsidRDefault="00381021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33" w:author="Lee, Jeff" w:date="2025-03-04T12:21:00Z" w16du:dateUtc="2025-03-04T18:21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438F0ECD" w14:textId="77777777" w:rsidR="00381021" w:rsidRDefault="00381021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34" w:author="Lee, Jeff" w:date="2025-03-04T12:21:00Z" w16du:dateUtc="2025-03-04T18:21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40467C20" w14:textId="77777777" w:rsidR="00381021" w:rsidRDefault="00381021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35" w:author="Lee, Jeff" w:date="2025-03-04T12:21:00Z" w16du:dateUtc="2025-03-04T18:21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15638F8D" w14:textId="77B53AE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36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37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import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</w:t>
        </w:r>
        <w:proofErr w:type="spellEnd"/>
      </w:ins>
    </w:p>
    <w:p w14:paraId="2786CF7E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38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79D2E23F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39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40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# Initialize the Earth Engine API</w:t>
        </w:r>
      </w:ins>
    </w:p>
    <w:p w14:paraId="2A3E840C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41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proofErr w:type="gramStart"/>
      <w:ins w:id="242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ee.Initialize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()</w:t>
        </w:r>
      </w:ins>
    </w:p>
    <w:p w14:paraId="3B5C8F42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43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68F0BB14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44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45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def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calculate_and_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export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year, month, regions):</w:t>
        </w:r>
      </w:ins>
    </w:p>
    <w:p w14:paraId="7645E1E1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46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47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# Define start and end dates for the given month</w:t>
        </w:r>
      </w:ins>
    </w:p>
    <w:p w14:paraId="71F758F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48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49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start_date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ee.Date.fromYMD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(year, month, 1)</w:t>
        </w:r>
      </w:ins>
    </w:p>
    <w:p w14:paraId="391DE39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50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51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end_date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start_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date.advance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(1, 'month')</w:t>
        </w:r>
      </w:ins>
    </w:p>
    <w:p w14:paraId="4AB1C1B2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52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2060A454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53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54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region_results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[]</w:t>
        </w:r>
      </w:ins>
    </w:p>
    <w:p w14:paraId="368CFC1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55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56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for region in regions:</w:t>
        </w:r>
      </w:ins>
    </w:p>
    <w:p w14:paraId="59B0B6F4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57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58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region_name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region['name']</w:t>
        </w:r>
      </w:ins>
    </w:p>
    <w:p w14:paraId="6B67A759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59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60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region_geometry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region['region']</w:t>
        </w:r>
      </w:ins>
    </w:p>
    <w:p w14:paraId="028BF314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61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4DF8EF8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62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63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dataset = (</w:t>
        </w:r>
      </w:ins>
    </w:p>
    <w:p w14:paraId="620AD149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64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65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   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ee.ImageCollection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("ECMWF/ERA5/HOURLY")</w:t>
        </w:r>
      </w:ins>
    </w:p>
    <w:p w14:paraId="540BBEE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66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67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    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.filter</w:t>
        </w:r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ee.Filter.date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start_date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,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end_date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))</w:t>
        </w:r>
      </w:ins>
    </w:p>
    <w:p w14:paraId="61A86908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68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69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    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.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filterBounds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region_geometry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)</w:t>
        </w:r>
      </w:ins>
    </w:p>
    <w:p w14:paraId="14D23711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70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71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)</w:t>
        </w:r>
      </w:ins>
    </w:p>
    <w:p w14:paraId="5F9754E0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72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4B9FFD13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73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74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if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dataset.size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().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getInfo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() == 0:</w:t>
        </w:r>
      </w:ins>
    </w:p>
    <w:p w14:paraId="53BCAABA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75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76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    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print(</w:t>
        </w:r>
        <w:proofErr w:type="spellStart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f'Empty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collection for {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region_name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} in {year}-{month:02d}. Skipping...')</w:t>
        </w:r>
      </w:ins>
    </w:p>
    <w:p w14:paraId="07EE7FD5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77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78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    continue</w:t>
        </w:r>
      </w:ins>
    </w:p>
    <w:p w14:paraId="63AAD52F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79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2BC15EDE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80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81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def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process_image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(image):</w:t>
        </w:r>
      </w:ins>
    </w:p>
    <w:p w14:paraId="3461289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82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83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    u =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image.select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('u_component_of_wind_10m')</w:t>
        </w:r>
      </w:ins>
    </w:p>
    <w:p w14:paraId="0E5FF132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84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85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    v =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image.select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('v_component_of_wind_10m')</w:t>
        </w:r>
      </w:ins>
    </w:p>
    <w:p w14:paraId="11B4BCB2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86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87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wind_speed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u.hypot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(v).rename('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windSpeed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')</w:t>
        </w:r>
      </w:ins>
    </w:p>
    <w:p w14:paraId="5DB7AE9C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88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89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wind_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speed.multiply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(3600).rename('WR')  # Wind Run</w:t>
        </w:r>
      </w:ins>
    </w:p>
    <w:p w14:paraId="6AB28E7B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90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91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    return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image.addBands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([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wind_speed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,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])</w:t>
        </w:r>
      </w:ins>
    </w:p>
    <w:p w14:paraId="5F10EF88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92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27C20EFF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93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94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wind_dataset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dataset.map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process_image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)</w:t>
        </w:r>
      </w:ins>
    </w:p>
    <w:p w14:paraId="5AC61744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95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7C77623E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96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97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wind_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dataset.select</w:t>
        </w:r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('WR').reduce(ee.Reducer.sum()).rename('TotalWR')</w:t>
        </w:r>
      </w:ins>
    </w:p>
    <w:p w14:paraId="0B00DCD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298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299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wru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wind_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dataset.select</w:t>
        </w:r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('u_component_of_wind_10m').reduce(ee.Reducer.sum()).rename('WRU')</w:t>
        </w:r>
      </w:ins>
    </w:p>
    <w:p w14:paraId="3B25B2F9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00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01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wrv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wind_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dataset.select</w:t>
        </w:r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('v_component_of_wind_10m').reduce(ee.Reducer.sum()).rename('WRV')</w:t>
        </w:r>
      </w:ins>
    </w:p>
    <w:p w14:paraId="304FC623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02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03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rwr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wru.hypot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wrv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).multiply(3600).rename('RWR')  # Resultant Wind Run</w:t>
        </w:r>
      </w:ins>
    </w:p>
    <w:p w14:paraId="7F70F1B8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04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2AF62B36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05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06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vardir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rwr.divide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).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updateMask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begin"/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instrText>HYPERLINK "https://nam04.safelinks.protection.outlook.com/?url=http%3A%2F%2Fwr.gt%2F&amp;data=05%7C02%7Cjeff.lee%40ttu.edu%7Cd2f408fc60cc4c45bd6008dd2b31e6d2%7C178a51bf8b2049ffb65556245d5c173c%7C0%7C0%7C638714215513322941%7CUnknown%7CTWFpbGZsb3d8eyJFbXB0eU1hcGkiOnRydWUsIlYiOiIwLjAuMDAwMCIsIlAiOiJXaW4zMiIsIkFOIjoiTWFpbCIsIldUIjoyfQ%3D%3D%7C0%7C%7C%7C&amp;sdata=WHjA8nYAyU9Hb9Fi4OVlo5%2BDpAomp%2FPqlejqu7kQK14%3D&amp;reserved=0" \o "https://nam04.safelinks.protection.outlook.com/?url=http%3A%2F%2Fwr.gt%2F&amp;data=05%7C02%7Cjeff.lee%40ttu.edu%7Cd2f408fc60cc4c45bd6008dd2b31e6d2%7C178a51bf8b2049ffb65556245d5c173c%7C0%7C0%7C638714215513322941%7CUnknown%7CTWFpbGZsb3d8eyJFbXB0eU1hcGkiOnRydWUsIlYiOiIwLjAuMDAwMCIsIlAiOiJXaW4zMiIsIkFOIjoiTWFpbCIsIldUIjoyfQ%3D%3D%7C0%7C%7C%7C&amp;sdata=WHjA8nYAyU9Hb9Fi4OVlo5%2BDpAomp%2FPqlejqu7kQK14%3D&amp;reserved=0"</w:instrText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separate"/>
        </w:r>
        <w:r w:rsidRPr="00281A09">
          <w:rPr>
            <w:rFonts w:ascii="Courier New" w:eastAsia="Times New Roman" w:hAnsi="Courier New" w:cs="Courier New"/>
            <w:color w:val="0078D7"/>
            <w:sz w:val="20"/>
            <w:szCs w:val="20"/>
            <w:u w:val="single"/>
          </w:rPr>
          <w:t>wr.gt</w:t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end"/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(0)).rename('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VARdir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')</w:t>
        </w:r>
      </w:ins>
    </w:p>
    <w:p w14:paraId="40E48AC3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07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08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lastRenderedPageBreak/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rwd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wrv.atan2(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wru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).multiply(-180 / 3.14159).add(180).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updateMask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begin"/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instrText>HYPERLINK "https://nam04.safelinks.protection.outlook.com/?url=http%3A%2F%2Fwr.gt%2F&amp;data=05%7C02%7Cjeff.lee%40ttu.edu%7Cd2f408fc60cc4c45bd6008dd2b31e6d2%7C178a51bf8b2049ffb65556245d5c173c%7C0%7C0%7C638714215513342405%7CUnknown%7CTWFpbGZsb3d8eyJFbXB0eU1hcGkiOnRydWUsIlYiOiIwLjAuMDAwMCIsIlAiOiJXaW4zMiIsIkFOIjoiTWFpbCIsIldUIjoyfQ%3D%3D%7C0%7C%7C%7C&amp;sdata=oqWLvclAqcrcchujTwOdsYTGeKXJzjMSvN9U3FxTIL0%3D&amp;reserved=0" \o "https://nam04.safelinks.protection.outlook.com/?url=http%3A%2F%2Fwr.gt%2F&amp;data=05%7C02%7Cjeff.lee%40ttu.edu%7Cd2f408fc60cc4c45bd6008dd2b31e6d2%7C178a51bf8b2049ffb65556245d5c173c%7C0%7C0%7C638714215513342405%7CUnknown%7CTWFpbGZsb3d8eyJFbXB0eU1hcGkiOnRydWUsIlYiOiIwLjAuMDAwMCIsIlAiOiJXaW4zMiIsIkFOIjoiTWFpbCIsIldUIjoyfQ%3D%3D%7C0%7C%7C%7C&amp;sdata=oqWLvclAqcrcchujTwOdsYTGeKXJzjMSvN9U3FxTIL0%3D&amp;reserved=0"</w:instrText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separate"/>
        </w:r>
        <w:r w:rsidRPr="00281A09">
          <w:rPr>
            <w:rFonts w:ascii="Courier New" w:eastAsia="Times New Roman" w:hAnsi="Courier New" w:cs="Courier New"/>
            <w:color w:val="0078D7"/>
            <w:sz w:val="20"/>
            <w:szCs w:val="20"/>
            <w:u w:val="single"/>
          </w:rPr>
          <w:t>wr.gt</w:t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end"/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(0)).rename('RWD')</w:t>
        </w:r>
      </w:ins>
    </w:p>
    <w:p w14:paraId="1AAC3402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09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5B53EA0C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10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11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result_image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</w:t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begin"/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instrText>HYPERLINK "https://nam04.safelinks.protection.outlook.com/?url=http%3A%2F%2Fee.image.cat%2F&amp;data=05%7C02%7Cjeff.lee%40ttu.edu%7Cd2f408fc60cc4c45bd6008dd2b31e6d2%7C178a51bf8b2049ffb65556245d5c173c%7C0%7C0%7C638714215513356679%7CUnknown%7CTWFpbGZsb3d8eyJFbXB0eU1hcGkiOnRydWUsIlYiOiIwLjAuMDAwMCIsIlAiOiJXaW4zMiIsIkFOIjoiTWFpbCIsIldUIjoyfQ%3D%3D%7C0%7C%7C%7C&amp;sdata=i3dcCl2sopVUjyKJ8nsWGUN%2FQ3yTb%2ByJy4cHbgRWwxA%3D&amp;reserved=0" \o "https://nam04.safelinks.protection.outlook.com/?url=http%3A%2F%2Fee.image.cat%2F&amp;data=05%7C02%7Cjeff.lee%40ttu.edu%7Cd2f408fc60cc4c45bd6008dd2b31e6d2%7C178a51bf8b2049ffb65556245d5c173c%7C0%7C0%7C638714215513356679%7CUnknown%7CTWFpbGZsb3d8eyJFbXB0eU1hcGkiOnRydWUsIlYiOiIwLjAuMDAwMCIsIlAiOiJXaW4zMiIsIkFOIjoiTWFpbCIsIldUIjoyfQ%3D%3D%7C0%7C%7C%7C&amp;sdata=i3dcCl2sopVUjyKJ8nsWGUN%2FQ3yTb%2ByJy4cHbgRWwxA%3D&amp;reserved=0"</w:instrText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separate"/>
        </w:r>
        <w:r w:rsidRPr="00281A09">
          <w:rPr>
            <w:rFonts w:ascii="Courier New" w:eastAsia="Times New Roman" w:hAnsi="Courier New" w:cs="Courier New"/>
            <w:color w:val="0078D7"/>
            <w:sz w:val="20"/>
            <w:szCs w:val="20"/>
            <w:u w:val="single"/>
          </w:rPr>
          <w:t>ee.Image.cat</w:t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fldChar w:fldCharType="end"/>
        </w:r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([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vardir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,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rwd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]).clip(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region_geometry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)</w:t>
        </w:r>
      </w:ins>
    </w:p>
    <w:p w14:paraId="3D46A67A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12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13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region_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results.append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result_image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)</w:t>
        </w:r>
      </w:ins>
    </w:p>
    <w:p w14:paraId="5A6D612C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14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3135C06F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15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16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if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len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region_results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) &gt; 0:</w:t>
        </w:r>
      </w:ins>
    </w:p>
    <w:p w14:paraId="762427EE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17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18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global_image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ee.ImageCollection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region_results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).mosaic()</w:t>
        </w:r>
      </w:ins>
    </w:p>
    <w:p w14:paraId="641CCBD9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19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20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else:</w:t>
        </w:r>
      </w:ins>
    </w:p>
    <w:p w14:paraId="3FC51D5F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21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22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print(</w:t>
        </w:r>
        <w:proofErr w:type="spellStart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f"No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valid image was processed for {year}-{month:02d}.")</w:t>
        </w:r>
      </w:ins>
    </w:p>
    <w:p w14:paraId="0804A1A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23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24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return</w:t>
        </w:r>
      </w:ins>
    </w:p>
    <w:p w14:paraId="34BB2D5C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25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0BC7EF27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26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27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task_vardir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ee.batch</w:t>
        </w:r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.Export.image.toDrive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</w:ins>
    </w:p>
    <w:p w14:paraId="102E5EA6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28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29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image=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global_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image.select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('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VARdir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'),</w:t>
        </w:r>
      </w:ins>
    </w:p>
    <w:p w14:paraId="5DF1B19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30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31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description=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f'VARdir_Global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_{year}_{month}',</w:t>
        </w:r>
      </w:ins>
    </w:p>
    <w:p w14:paraId="1C37AD6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32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33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folder='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VARdir_Folder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',</w:t>
        </w:r>
      </w:ins>
    </w:p>
    <w:p w14:paraId="1F04FCD3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34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35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scale=30000,</w:t>
        </w:r>
      </w:ins>
    </w:p>
    <w:p w14:paraId="1D63F668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36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37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region=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ee.Geometry.BBox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(-180, -90, 180, 90),</w:t>
        </w:r>
      </w:ins>
    </w:p>
    <w:p w14:paraId="1EF0BFC3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38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39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maxPixels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=1e13</w:t>
        </w:r>
      </w:ins>
    </w:p>
    <w:p w14:paraId="14F9565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40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41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)</w:t>
        </w:r>
      </w:ins>
    </w:p>
    <w:p w14:paraId="3C72DBF1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42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43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task_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vardir.start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()</w:t>
        </w:r>
      </w:ins>
    </w:p>
    <w:p w14:paraId="1D6C8232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44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66CB833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45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46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task_rwd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=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ee.batch</w:t>
        </w:r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.Export.image.toDrive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</w:ins>
    </w:p>
    <w:p w14:paraId="2876BB84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47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48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image=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global_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image.select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('RWD'),</w:t>
        </w:r>
      </w:ins>
    </w:p>
    <w:p w14:paraId="6E047032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49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50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description=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f'RWD_Global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_{year}_{month}',</w:t>
        </w:r>
      </w:ins>
    </w:p>
    <w:p w14:paraId="3B5125A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51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52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folder='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RWD_Folder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',</w:t>
        </w:r>
      </w:ins>
    </w:p>
    <w:p w14:paraId="331F2CE6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53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54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scale=30000,</w:t>
        </w:r>
      </w:ins>
    </w:p>
    <w:p w14:paraId="4E0A3F3B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55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56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region=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ee.Geometry.BBox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(-180, -90, 180, 90),</w:t>
        </w:r>
      </w:ins>
    </w:p>
    <w:p w14:paraId="7A28A5CD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57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58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maxPixels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=1e13</w:t>
        </w:r>
      </w:ins>
    </w:p>
    <w:p w14:paraId="046DB4D8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59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60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)</w:t>
        </w:r>
      </w:ins>
    </w:p>
    <w:p w14:paraId="7FBF703F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61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62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task_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rwd.start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()</w:t>
        </w:r>
      </w:ins>
    </w:p>
    <w:p w14:paraId="6E42206A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63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79E26257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64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65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print(</w:t>
        </w:r>
        <w:proofErr w:type="spellStart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f'Tasks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started for {year}-{month:02d}')</w:t>
        </w:r>
      </w:ins>
    </w:p>
    <w:p w14:paraId="7CE389BB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66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4027BAF4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67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68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regions = [</w:t>
        </w:r>
      </w:ins>
    </w:p>
    <w:p w14:paraId="4F3BEB65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69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70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{'name': '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NorthWest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', 'region':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ee.Geometry.Rectangle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([-180, 0, 0, 90])},</w:t>
        </w:r>
      </w:ins>
    </w:p>
    <w:p w14:paraId="48C269D7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71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72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{'name': '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NorthEast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', 'region':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ee.Geometry.Rectangle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([0, 0, 180, 90])},</w:t>
        </w:r>
      </w:ins>
    </w:p>
    <w:p w14:paraId="65634960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73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74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{'name': '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SouthWest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', 'region':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ee.Geometry.Rectangle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([-180, -90, 0, 0])},</w:t>
        </w:r>
      </w:ins>
    </w:p>
    <w:p w14:paraId="2D02D3C6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75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76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{'name': '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SouthEast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', 'region': </w:t>
        </w:r>
        <w:proofErr w:type="spellStart"/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ee.Geometry.Rectangle</w:t>
        </w:r>
        <w:proofErr w:type="spellEnd"/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([0, -90, 180, 0])}</w:t>
        </w:r>
      </w:ins>
    </w:p>
    <w:p w14:paraId="60831BFC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77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78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]</w:t>
        </w:r>
      </w:ins>
    </w:p>
    <w:p w14:paraId="20D57036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79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</w:p>
    <w:p w14:paraId="373E7D0B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80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81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# Loop through years and months</w:t>
        </w:r>
      </w:ins>
    </w:p>
    <w:p w14:paraId="734FD606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82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83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for year in 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range(</w:t>
        </w:r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1980, 2024):</w:t>
        </w:r>
      </w:ins>
    </w:p>
    <w:p w14:paraId="58D2ABE0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84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85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for month in 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range(</w:t>
        </w:r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1, 13):</w:t>
        </w:r>
      </w:ins>
    </w:p>
    <w:p w14:paraId="2518886B" w14:textId="77777777" w:rsidR="002B3E3F" w:rsidRPr="00281A09" w:rsidRDefault="002B3E3F" w:rsidP="002B3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386" w:author="Lee, Jeff" w:date="2025-03-04T12:19:00Z" w16du:dateUtc="2025-03-04T18:19:00Z"/>
          <w:rFonts w:ascii="Courier New" w:eastAsia="Times New Roman" w:hAnsi="Courier New" w:cs="Courier New"/>
          <w:color w:val="212121"/>
          <w:sz w:val="20"/>
          <w:szCs w:val="20"/>
        </w:rPr>
      </w:pPr>
      <w:ins w:id="387" w:author="Lee, Jeff" w:date="2025-03-04T12:19:00Z" w16du:dateUtc="2025-03-04T18:19:00Z"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 xml:space="preserve">        </w:t>
        </w:r>
        <w:proofErr w:type="spell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calculate_and_</w:t>
        </w:r>
        <w:proofErr w:type="gramStart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export</w:t>
        </w:r>
        <w:proofErr w:type="spell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(</w:t>
        </w:r>
        <w:proofErr w:type="gramEnd"/>
        <w:r w:rsidRPr="00281A09">
          <w:rPr>
            <w:rFonts w:ascii="Courier New" w:eastAsia="Times New Roman" w:hAnsi="Courier New" w:cs="Courier New"/>
            <w:color w:val="212121"/>
            <w:sz w:val="20"/>
            <w:szCs w:val="20"/>
          </w:rPr>
          <w:t>year, month, regions)</w:t>
        </w:r>
      </w:ins>
    </w:p>
    <w:p w14:paraId="76C1C144" w14:textId="77777777" w:rsidR="002B3E3F" w:rsidRDefault="002B3E3F" w:rsidP="00A72128">
      <w:pPr>
        <w:spacing w:after="120"/>
        <w:rPr>
          <w:ins w:id="388" w:author="Lee, Jeff" w:date="2025-03-04T12:10:00Z" w16du:dateUtc="2025-03-04T18:10:00Z"/>
        </w:rPr>
      </w:pPr>
    </w:p>
    <w:p w14:paraId="36089773" w14:textId="77777777" w:rsidR="00443CAA" w:rsidRPr="003F37CA" w:rsidRDefault="00443CAA">
      <w:pPr>
        <w:spacing w:after="120"/>
        <w:pPrChange w:id="389" w:author="Lee, Jeff" w:date="2025-03-04T12:08:00Z" w16du:dateUtc="2025-03-04T18:08:00Z">
          <w:pPr/>
        </w:pPrChange>
      </w:pPr>
    </w:p>
    <w:sectPr w:rsidR="00443CAA" w:rsidRPr="003F37CA" w:rsidSect="00555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e, Jeff">
    <w15:presenceInfo w15:providerId="AD" w15:userId="S::Jeff.Lee@ttu.edu::8dafded8-1493-4294-b106-5dc5956b9d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hideSpellingErrors/>
  <w:hideGrammaticalError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17"/>
    <w:rsid w:val="000015AC"/>
    <w:rsid w:val="00002826"/>
    <w:rsid w:val="0002097C"/>
    <w:rsid w:val="00020E51"/>
    <w:rsid w:val="00032706"/>
    <w:rsid w:val="0005295C"/>
    <w:rsid w:val="00066A1D"/>
    <w:rsid w:val="0006707B"/>
    <w:rsid w:val="00072A2F"/>
    <w:rsid w:val="00075DBF"/>
    <w:rsid w:val="00085AB5"/>
    <w:rsid w:val="00085DE0"/>
    <w:rsid w:val="00096FA5"/>
    <w:rsid w:val="000B099B"/>
    <w:rsid w:val="000B13B5"/>
    <w:rsid w:val="000B6224"/>
    <w:rsid w:val="000D1FD9"/>
    <w:rsid w:val="000D259F"/>
    <w:rsid w:val="000E06BA"/>
    <w:rsid w:val="000E19BB"/>
    <w:rsid w:val="000E7D20"/>
    <w:rsid w:val="000F1F2F"/>
    <w:rsid w:val="000F3FBB"/>
    <w:rsid w:val="000F4BE5"/>
    <w:rsid w:val="000F4E88"/>
    <w:rsid w:val="00102241"/>
    <w:rsid w:val="00115AC7"/>
    <w:rsid w:val="0011672A"/>
    <w:rsid w:val="0012763D"/>
    <w:rsid w:val="00134403"/>
    <w:rsid w:val="00135F86"/>
    <w:rsid w:val="00141348"/>
    <w:rsid w:val="001443EA"/>
    <w:rsid w:val="001444F1"/>
    <w:rsid w:val="00153E15"/>
    <w:rsid w:val="00167D7C"/>
    <w:rsid w:val="00170CD1"/>
    <w:rsid w:val="0017350B"/>
    <w:rsid w:val="00180573"/>
    <w:rsid w:val="0018198A"/>
    <w:rsid w:val="00182460"/>
    <w:rsid w:val="00184322"/>
    <w:rsid w:val="00195AB6"/>
    <w:rsid w:val="001A26E2"/>
    <w:rsid w:val="001C4A4C"/>
    <w:rsid w:val="001D3EE8"/>
    <w:rsid w:val="001D5522"/>
    <w:rsid w:val="001E0283"/>
    <w:rsid w:val="001E36D9"/>
    <w:rsid w:val="001F2C99"/>
    <w:rsid w:val="00206217"/>
    <w:rsid w:val="00232B2E"/>
    <w:rsid w:val="0023432D"/>
    <w:rsid w:val="00263307"/>
    <w:rsid w:val="0026509B"/>
    <w:rsid w:val="00293AFE"/>
    <w:rsid w:val="002A5CDA"/>
    <w:rsid w:val="002B3E3F"/>
    <w:rsid w:val="002B5EB5"/>
    <w:rsid w:val="002B6943"/>
    <w:rsid w:val="002C16B7"/>
    <w:rsid w:val="002C7241"/>
    <w:rsid w:val="002D485A"/>
    <w:rsid w:val="002E4D61"/>
    <w:rsid w:val="002E6633"/>
    <w:rsid w:val="002F0762"/>
    <w:rsid w:val="002F1AE5"/>
    <w:rsid w:val="002F656C"/>
    <w:rsid w:val="0030027A"/>
    <w:rsid w:val="00312C78"/>
    <w:rsid w:val="0031361E"/>
    <w:rsid w:val="003157B1"/>
    <w:rsid w:val="003215A8"/>
    <w:rsid w:val="003229E4"/>
    <w:rsid w:val="0033403D"/>
    <w:rsid w:val="00342C8C"/>
    <w:rsid w:val="00350905"/>
    <w:rsid w:val="003543B1"/>
    <w:rsid w:val="0035660E"/>
    <w:rsid w:val="003746D5"/>
    <w:rsid w:val="00377461"/>
    <w:rsid w:val="00380671"/>
    <w:rsid w:val="00381021"/>
    <w:rsid w:val="00384204"/>
    <w:rsid w:val="00384BFF"/>
    <w:rsid w:val="00393752"/>
    <w:rsid w:val="003A0F1B"/>
    <w:rsid w:val="003A13AE"/>
    <w:rsid w:val="003C171E"/>
    <w:rsid w:val="003F04E2"/>
    <w:rsid w:val="003F37CA"/>
    <w:rsid w:val="0040491F"/>
    <w:rsid w:val="00404D9B"/>
    <w:rsid w:val="004227E6"/>
    <w:rsid w:val="00425CFD"/>
    <w:rsid w:val="00427D98"/>
    <w:rsid w:val="00443CAA"/>
    <w:rsid w:val="004447A4"/>
    <w:rsid w:val="004525FC"/>
    <w:rsid w:val="00455DD0"/>
    <w:rsid w:val="004574D8"/>
    <w:rsid w:val="0046025A"/>
    <w:rsid w:val="004602FD"/>
    <w:rsid w:val="004620F5"/>
    <w:rsid w:val="00494DED"/>
    <w:rsid w:val="00496342"/>
    <w:rsid w:val="004A3661"/>
    <w:rsid w:val="004B5568"/>
    <w:rsid w:val="004B596B"/>
    <w:rsid w:val="004C166C"/>
    <w:rsid w:val="004C1B17"/>
    <w:rsid w:val="004C261A"/>
    <w:rsid w:val="004C4D26"/>
    <w:rsid w:val="004D32F1"/>
    <w:rsid w:val="004D3E7B"/>
    <w:rsid w:val="004D7464"/>
    <w:rsid w:val="004F1411"/>
    <w:rsid w:val="005155F1"/>
    <w:rsid w:val="00523917"/>
    <w:rsid w:val="00524439"/>
    <w:rsid w:val="00531CAC"/>
    <w:rsid w:val="005345B4"/>
    <w:rsid w:val="005414DE"/>
    <w:rsid w:val="0055396A"/>
    <w:rsid w:val="005550CA"/>
    <w:rsid w:val="0056309A"/>
    <w:rsid w:val="00565BDA"/>
    <w:rsid w:val="005733A1"/>
    <w:rsid w:val="00593E5B"/>
    <w:rsid w:val="00593EF0"/>
    <w:rsid w:val="005A10D6"/>
    <w:rsid w:val="005A7DB8"/>
    <w:rsid w:val="005C7E3B"/>
    <w:rsid w:val="005D3524"/>
    <w:rsid w:val="005D551B"/>
    <w:rsid w:val="005D7152"/>
    <w:rsid w:val="005E0C76"/>
    <w:rsid w:val="005E737C"/>
    <w:rsid w:val="005F1AFC"/>
    <w:rsid w:val="00620654"/>
    <w:rsid w:val="00621130"/>
    <w:rsid w:val="00626E88"/>
    <w:rsid w:val="006325F3"/>
    <w:rsid w:val="006502B3"/>
    <w:rsid w:val="006519EF"/>
    <w:rsid w:val="006523FD"/>
    <w:rsid w:val="0065247B"/>
    <w:rsid w:val="0066015E"/>
    <w:rsid w:val="006635C9"/>
    <w:rsid w:val="00667262"/>
    <w:rsid w:val="00667CD7"/>
    <w:rsid w:val="00690A22"/>
    <w:rsid w:val="00696A26"/>
    <w:rsid w:val="006A24D4"/>
    <w:rsid w:val="006C04BB"/>
    <w:rsid w:val="006C28F9"/>
    <w:rsid w:val="006C40C2"/>
    <w:rsid w:val="006C646F"/>
    <w:rsid w:val="006D276E"/>
    <w:rsid w:val="006D7832"/>
    <w:rsid w:val="006E0FB2"/>
    <w:rsid w:val="006E34C4"/>
    <w:rsid w:val="006E7D39"/>
    <w:rsid w:val="006F3C4D"/>
    <w:rsid w:val="006F48FD"/>
    <w:rsid w:val="00703B5C"/>
    <w:rsid w:val="00707EEE"/>
    <w:rsid w:val="00713337"/>
    <w:rsid w:val="00722C2A"/>
    <w:rsid w:val="00730DA8"/>
    <w:rsid w:val="0074207D"/>
    <w:rsid w:val="00783892"/>
    <w:rsid w:val="007C25DC"/>
    <w:rsid w:val="007D0741"/>
    <w:rsid w:val="007E0E47"/>
    <w:rsid w:val="007F3908"/>
    <w:rsid w:val="007F6A74"/>
    <w:rsid w:val="00810CAB"/>
    <w:rsid w:val="008113B0"/>
    <w:rsid w:val="00813AEB"/>
    <w:rsid w:val="00813D43"/>
    <w:rsid w:val="00820320"/>
    <w:rsid w:val="00837C77"/>
    <w:rsid w:val="0084069B"/>
    <w:rsid w:val="008608AF"/>
    <w:rsid w:val="008704C4"/>
    <w:rsid w:val="00870CC9"/>
    <w:rsid w:val="00882EF8"/>
    <w:rsid w:val="0088396D"/>
    <w:rsid w:val="008946C1"/>
    <w:rsid w:val="00895909"/>
    <w:rsid w:val="008B526F"/>
    <w:rsid w:val="008C5DDA"/>
    <w:rsid w:val="008C73AD"/>
    <w:rsid w:val="008D0771"/>
    <w:rsid w:val="008D4127"/>
    <w:rsid w:val="008E1CB3"/>
    <w:rsid w:val="00903D86"/>
    <w:rsid w:val="00910889"/>
    <w:rsid w:val="009133C9"/>
    <w:rsid w:val="0092147C"/>
    <w:rsid w:val="009300C4"/>
    <w:rsid w:val="0093133D"/>
    <w:rsid w:val="00934AD4"/>
    <w:rsid w:val="00935202"/>
    <w:rsid w:val="00945FD7"/>
    <w:rsid w:val="009464D1"/>
    <w:rsid w:val="0096151D"/>
    <w:rsid w:val="00970ADA"/>
    <w:rsid w:val="00976E3D"/>
    <w:rsid w:val="00984CAA"/>
    <w:rsid w:val="009867E7"/>
    <w:rsid w:val="00994195"/>
    <w:rsid w:val="00994482"/>
    <w:rsid w:val="009C176E"/>
    <w:rsid w:val="009E282C"/>
    <w:rsid w:val="009E2C2C"/>
    <w:rsid w:val="009E2F0B"/>
    <w:rsid w:val="009F616C"/>
    <w:rsid w:val="00A13F5E"/>
    <w:rsid w:val="00A21D5D"/>
    <w:rsid w:val="00A21F52"/>
    <w:rsid w:val="00A5131C"/>
    <w:rsid w:val="00A540A7"/>
    <w:rsid w:val="00A627F6"/>
    <w:rsid w:val="00A71D14"/>
    <w:rsid w:val="00A72128"/>
    <w:rsid w:val="00A73B97"/>
    <w:rsid w:val="00A77D33"/>
    <w:rsid w:val="00A84410"/>
    <w:rsid w:val="00A87B05"/>
    <w:rsid w:val="00A92C43"/>
    <w:rsid w:val="00A9538E"/>
    <w:rsid w:val="00AA5A88"/>
    <w:rsid w:val="00AC42DA"/>
    <w:rsid w:val="00AD0967"/>
    <w:rsid w:val="00AD2726"/>
    <w:rsid w:val="00AD56BB"/>
    <w:rsid w:val="00AD5F96"/>
    <w:rsid w:val="00AD7B9B"/>
    <w:rsid w:val="00AE3A39"/>
    <w:rsid w:val="00AF33E3"/>
    <w:rsid w:val="00AF794E"/>
    <w:rsid w:val="00B00B47"/>
    <w:rsid w:val="00B01864"/>
    <w:rsid w:val="00B05D28"/>
    <w:rsid w:val="00B14D4B"/>
    <w:rsid w:val="00B20BE3"/>
    <w:rsid w:val="00B23670"/>
    <w:rsid w:val="00B35FCD"/>
    <w:rsid w:val="00B413F3"/>
    <w:rsid w:val="00B43E9B"/>
    <w:rsid w:val="00B470DA"/>
    <w:rsid w:val="00B56137"/>
    <w:rsid w:val="00B57E44"/>
    <w:rsid w:val="00B62B5F"/>
    <w:rsid w:val="00B63CD5"/>
    <w:rsid w:val="00B725FD"/>
    <w:rsid w:val="00B75729"/>
    <w:rsid w:val="00B75C2A"/>
    <w:rsid w:val="00B77140"/>
    <w:rsid w:val="00B77738"/>
    <w:rsid w:val="00B905F6"/>
    <w:rsid w:val="00B944AD"/>
    <w:rsid w:val="00B96AC0"/>
    <w:rsid w:val="00BC5281"/>
    <w:rsid w:val="00BC65B9"/>
    <w:rsid w:val="00BD100E"/>
    <w:rsid w:val="00BD1CEE"/>
    <w:rsid w:val="00BE531F"/>
    <w:rsid w:val="00BF51DE"/>
    <w:rsid w:val="00BF6890"/>
    <w:rsid w:val="00C00F62"/>
    <w:rsid w:val="00C02523"/>
    <w:rsid w:val="00C0573B"/>
    <w:rsid w:val="00C05B4B"/>
    <w:rsid w:val="00C11E02"/>
    <w:rsid w:val="00C138F0"/>
    <w:rsid w:val="00C150CF"/>
    <w:rsid w:val="00C22E6D"/>
    <w:rsid w:val="00C249AF"/>
    <w:rsid w:val="00C25D56"/>
    <w:rsid w:val="00C30F66"/>
    <w:rsid w:val="00C32293"/>
    <w:rsid w:val="00C32322"/>
    <w:rsid w:val="00C36F9E"/>
    <w:rsid w:val="00C469A9"/>
    <w:rsid w:val="00C7061D"/>
    <w:rsid w:val="00C72F07"/>
    <w:rsid w:val="00C748CE"/>
    <w:rsid w:val="00C764B0"/>
    <w:rsid w:val="00C76A38"/>
    <w:rsid w:val="00C77CFE"/>
    <w:rsid w:val="00C837B1"/>
    <w:rsid w:val="00C841DD"/>
    <w:rsid w:val="00C84273"/>
    <w:rsid w:val="00C85EDB"/>
    <w:rsid w:val="00C87074"/>
    <w:rsid w:val="00C96C65"/>
    <w:rsid w:val="00CE283A"/>
    <w:rsid w:val="00CF33ED"/>
    <w:rsid w:val="00CF4EE0"/>
    <w:rsid w:val="00D10810"/>
    <w:rsid w:val="00D121ED"/>
    <w:rsid w:val="00D17397"/>
    <w:rsid w:val="00D225AC"/>
    <w:rsid w:val="00D25958"/>
    <w:rsid w:val="00D35A0F"/>
    <w:rsid w:val="00D37621"/>
    <w:rsid w:val="00D42963"/>
    <w:rsid w:val="00D459FD"/>
    <w:rsid w:val="00D471AA"/>
    <w:rsid w:val="00D50006"/>
    <w:rsid w:val="00D52BFF"/>
    <w:rsid w:val="00D536F6"/>
    <w:rsid w:val="00D60B22"/>
    <w:rsid w:val="00D76168"/>
    <w:rsid w:val="00D772CE"/>
    <w:rsid w:val="00D804F4"/>
    <w:rsid w:val="00D90B96"/>
    <w:rsid w:val="00D920E3"/>
    <w:rsid w:val="00DA7571"/>
    <w:rsid w:val="00DB40AE"/>
    <w:rsid w:val="00DC16E0"/>
    <w:rsid w:val="00DC37C1"/>
    <w:rsid w:val="00DC72E6"/>
    <w:rsid w:val="00DD13DC"/>
    <w:rsid w:val="00DD2478"/>
    <w:rsid w:val="00DD2924"/>
    <w:rsid w:val="00DD2F5B"/>
    <w:rsid w:val="00E0079A"/>
    <w:rsid w:val="00E07C12"/>
    <w:rsid w:val="00E13251"/>
    <w:rsid w:val="00E22042"/>
    <w:rsid w:val="00E22B4C"/>
    <w:rsid w:val="00E25365"/>
    <w:rsid w:val="00E30C08"/>
    <w:rsid w:val="00E3226A"/>
    <w:rsid w:val="00E3398D"/>
    <w:rsid w:val="00E351EC"/>
    <w:rsid w:val="00E43877"/>
    <w:rsid w:val="00E46949"/>
    <w:rsid w:val="00E47B2E"/>
    <w:rsid w:val="00E53AD8"/>
    <w:rsid w:val="00E555D1"/>
    <w:rsid w:val="00E652C9"/>
    <w:rsid w:val="00E7426B"/>
    <w:rsid w:val="00E76BC2"/>
    <w:rsid w:val="00E76D98"/>
    <w:rsid w:val="00E84F0F"/>
    <w:rsid w:val="00E95047"/>
    <w:rsid w:val="00EA618B"/>
    <w:rsid w:val="00EB0726"/>
    <w:rsid w:val="00EB2800"/>
    <w:rsid w:val="00EB30F7"/>
    <w:rsid w:val="00EB37F6"/>
    <w:rsid w:val="00EB4FB1"/>
    <w:rsid w:val="00EB6066"/>
    <w:rsid w:val="00EB77E1"/>
    <w:rsid w:val="00EC02D3"/>
    <w:rsid w:val="00EC042D"/>
    <w:rsid w:val="00EC348C"/>
    <w:rsid w:val="00EE5720"/>
    <w:rsid w:val="00EE5CD5"/>
    <w:rsid w:val="00EE7890"/>
    <w:rsid w:val="00EF30A5"/>
    <w:rsid w:val="00EF4280"/>
    <w:rsid w:val="00F025A0"/>
    <w:rsid w:val="00F20D06"/>
    <w:rsid w:val="00F27C06"/>
    <w:rsid w:val="00F4745C"/>
    <w:rsid w:val="00F610EE"/>
    <w:rsid w:val="00F624B6"/>
    <w:rsid w:val="00F647FE"/>
    <w:rsid w:val="00F64DAC"/>
    <w:rsid w:val="00F65055"/>
    <w:rsid w:val="00F73D34"/>
    <w:rsid w:val="00F74F59"/>
    <w:rsid w:val="00F75BD8"/>
    <w:rsid w:val="00F76943"/>
    <w:rsid w:val="00F80244"/>
    <w:rsid w:val="00F9055C"/>
    <w:rsid w:val="00F951CF"/>
    <w:rsid w:val="00FA0C82"/>
    <w:rsid w:val="00FA2B59"/>
    <w:rsid w:val="00FB13B5"/>
    <w:rsid w:val="00FB475B"/>
    <w:rsid w:val="00FB47A4"/>
    <w:rsid w:val="00FB5916"/>
    <w:rsid w:val="00FC29C3"/>
    <w:rsid w:val="00FE283A"/>
    <w:rsid w:val="00FE7ADC"/>
    <w:rsid w:val="00FF1122"/>
    <w:rsid w:val="00FF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1792"/>
  <w15:chartTrackingRefBased/>
  <w15:docId w15:val="{F0D77281-FD3E-764D-9143-FF1BB35B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2391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17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232B2E"/>
  </w:style>
  <w:style w:type="character" w:customStyle="1" w:styleId="Heading1Char">
    <w:name w:val="Heading 1 Char"/>
    <w:basedOn w:val="DefaultParagraphFont"/>
    <w:link w:val="Heading1"/>
    <w:uiPriority w:val="9"/>
    <w:rsid w:val="00523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9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917"/>
    <w:pPr>
      <w:spacing w:before="160" w:after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3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917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3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9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1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81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1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>
  <b:Source>
    <b:Tag>Fry791</b:Tag>
    <b:SourceType>BookSection</b:SourceType>
    <b:Guid>{F3E88FEA-1E92-8E4B-ABEA-DF081A4DFFEE}</b:Guid>
    <b:Author>
      <b:Author>
        <b:NameList>
          <b:Person>
            <b:Last>Fryberger</b:Last>
            <b:First>Stephen</b:First>
            <b:Middle>G.</b:Middle>
          </b:Person>
        </b:NameList>
      </b:Author>
      <b:BookAuthor>
        <b:NameList>
          <b:Person>
            <b:Last>McKee</b:Last>
            <b:First>Edwin</b:First>
            <b:Middle>D.</b:Middle>
          </b:Person>
        </b:NameList>
      </b:BookAuthor>
    </b:Author>
    <b:Title>Dune forms and wind regime</b:Title>
    <b:Year>1979</b:Year>
    <b:Pages>137-170</b:Pages>
    <b:BookTitle>A study of global sand seas</b:BookTitle>
    <b:City>Washington, DC</b:City>
    <b:Publisher>US Geological Survey Professional Paper 1052</b:Publisher>
    <b:RefOrder>1</b:RefOrder>
  </b:Source>
</b:Sources>
</file>

<file path=customXml/itemProps1.xml><?xml version="1.0" encoding="utf-8"?>
<ds:datastoreItem xmlns:ds="http://schemas.openxmlformats.org/officeDocument/2006/customXml" ds:itemID="{E882805E-E64D-3740-A90A-ACE3FFD67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Jeff</dc:creator>
  <cp:keywords/>
  <dc:description/>
  <cp:lastModifiedBy>Lee, Jeff</cp:lastModifiedBy>
  <cp:revision>43</cp:revision>
  <dcterms:created xsi:type="dcterms:W3CDTF">2024-12-05T19:48:00Z</dcterms:created>
  <dcterms:modified xsi:type="dcterms:W3CDTF">2025-03-06T19:15:00Z</dcterms:modified>
</cp:coreProperties>
</file>